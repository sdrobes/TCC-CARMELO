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41C2A1" w14:textId="77777777" w:rsidR="0080254B" w:rsidRDefault="001303C1">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0D498D1" w14:textId="77777777" w:rsidR="0080254B" w:rsidRDefault="00516DF8">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7">
        <w:r w:rsidR="001303C1">
          <w:rPr>
            <w:b/>
            <w:color w:val="262626"/>
            <w:highlight w:val="white"/>
          </w:rPr>
          <w:t>CARMELO PERRONE C E PE EF M PROFIS</w:t>
        </w:r>
      </w:hyperlink>
    </w:p>
    <w:p w14:paraId="56F76D34" w14:textId="77777777" w:rsidR="0080254B" w:rsidRDefault="001303C1">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6D255794" w14:textId="77777777" w:rsidR="0080254B" w:rsidRDefault="0080254B">
      <w:pPr>
        <w:jc w:val="center"/>
        <w:rPr>
          <w:b/>
        </w:rPr>
      </w:pPr>
    </w:p>
    <w:p w14:paraId="4C9DB3FD" w14:textId="77777777" w:rsidR="0080254B" w:rsidRDefault="0080254B">
      <w:pPr>
        <w:jc w:val="center"/>
        <w:rPr>
          <w:b/>
        </w:rPr>
      </w:pPr>
    </w:p>
    <w:p w14:paraId="590EC80D" w14:textId="77777777" w:rsidR="0080254B" w:rsidRDefault="0080254B">
      <w:pPr>
        <w:jc w:val="center"/>
        <w:rPr>
          <w:b/>
        </w:rPr>
      </w:pPr>
    </w:p>
    <w:p w14:paraId="271D7E14" w14:textId="77777777" w:rsidR="0080254B" w:rsidRDefault="001303C1">
      <w:pPr>
        <w:ind w:firstLine="0"/>
        <w:jc w:val="center"/>
        <w:rPr>
          <w:b/>
        </w:rPr>
      </w:pPr>
      <w:r>
        <w:rPr>
          <w:b/>
        </w:rPr>
        <w:t>GABRIEL ABDON ROBES</w:t>
      </w:r>
    </w:p>
    <w:p w14:paraId="317A9990" w14:textId="77777777" w:rsidR="0080254B" w:rsidRDefault="001303C1">
      <w:pPr>
        <w:ind w:firstLine="0"/>
        <w:jc w:val="center"/>
        <w:rPr>
          <w:b/>
        </w:rPr>
      </w:pPr>
      <w:r>
        <w:rPr>
          <w:b/>
        </w:rPr>
        <w:t>PAULO HENRIQUE CAPELLI DOS SANTOS</w:t>
      </w:r>
    </w:p>
    <w:p w14:paraId="4761EA0D" w14:textId="77777777" w:rsidR="0080254B" w:rsidRDefault="0080254B">
      <w:pPr>
        <w:jc w:val="center"/>
        <w:rPr>
          <w:b/>
        </w:rPr>
      </w:pPr>
    </w:p>
    <w:p w14:paraId="125CCC2B" w14:textId="77777777" w:rsidR="0080254B" w:rsidRDefault="0080254B">
      <w:pPr>
        <w:jc w:val="center"/>
        <w:rPr>
          <w:b/>
        </w:rPr>
      </w:pPr>
    </w:p>
    <w:p w14:paraId="0D114020" w14:textId="77777777" w:rsidR="0080254B" w:rsidRDefault="0080254B">
      <w:pPr>
        <w:jc w:val="center"/>
        <w:rPr>
          <w:b/>
        </w:rPr>
      </w:pPr>
    </w:p>
    <w:p w14:paraId="69D5CF6F" w14:textId="77777777" w:rsidR="0080254B" w:rsidRDefault="0080254B">
      <w:pPr>
        <w:jc w:val="center"/>
        <w:rPr>
          <w:b/>
        </w:rPr>
      </w:pPr>
    </w:p>
    <w:p w14:paraId="4A83BDEC" w14:textId="77777777" w:rsidR="0080254B" w:rsidRDefault="001303C1">
      <w:pPr>
        <w:ind w:firstLine="0"/>
        <w:jc w:val="center"/>
        <w:rPr>
          <w:b/>
        </w:rPr>
      </w:pPr>
      <w:r>
        <w:rPr>
          <w:b/>
        </w:rPr>
        <w:t>TOOL PARTS</w:t>
      </w:r>
    </w:p>
    <w:p w14:paraId="3B19F674" w14:textId="77777777" w:rsidR="0080254B" w:rsidRDefault="0080254B">
      <w:pPr>
        <w:rPr>
          <w:b/>
        </w:rPr>
      </w:pPr>
    </w:p>
    <w:p w14:paraId="6E10934F" w14:textId="77777777" w:rsidR="0080254B" w:rsidRDefault="0080254B">
      <w:pPr>
        <w:rPr>
          <w:b/>
        </w:rPr>
      </w:pPr>
    </w:p>
    <w:p w14:paraId="0CF02F5E" w14:textId="77777777" w:rsidR="0080254B" w:rsidRDefault="0080254B">
      <w:pPr>
        <w:rPr>
          <w:b/>
        </w:rPr>
      </w:pPr>
    </w:p>
    <w:p w14:paraId="7555F1C0" w14:textId="77777777" w:rsidR="0080254B" w:rsidRDefault="0080254B">
      <w:pPr>
        <w:rPr>
          <w:b/>
        </w:rPr>
      </w:pPr>
    </w:p>
    <w:p w14:paraId="7D285353" w14:textId="77777777" w:rsidR="0080254B" w:rsidRDefault="0080254B">
      <w:pPr>
        <w:rPr>
          <w:b/>
        </w:rPr>
      </w:pPr>
    </w:p>
    <w:p w14:paraId="0F118BAB" w14:textId="77777777" w:rsidR="0080254B" w:rsidRDefault="0080254B">
      <w:pPr>
        <w:rPr>
          <w:b/>
        </w:rPr>
      </w:pPr>
    </w:p>
    <w:p w14:paraId="2F27E3FB" w14:textId="77777777" w:rsidR="0080254B" w:rsidRDefault="0080254B">
      <w:pPr>
        <w:rPr>
          <w:b/>
        </w:rPr>
      </w:pPr>
    </w:p>
    <w:p w14:paraId="2861EB41" w14:textId="77777777" w:rsidR="0080254B" w:rsidRDefault="0080254B">
      <w:pPr>
        <w:rPr>
          <w:b/>
        </w:rPr>
      </w:pPr>
    </w:p>
    <w:p w14:paraId="4F8AD2A3" w14:textId="77777777" w:rsidR="0080254B" w:rsidRDefault="0080254B">
      <w:pPr>
        <w:rPr>
          <w:b/>
        </w:rPr>
      </w:pPr>
    </w:p>
    <w:p w14:paraId="1BBF8FA2" w14:textId="77777777" w:rsidR="0080254B" w:rsidRDefault="0080254B">
      <w:pPr>
        <w:pBdr>
          <w:top w:val="nil"/>
          <w:left w:val="nil"/>
          <w:bottom w:val="nil"/>
          <w:right w:val="nil"/>
          <w:between w:val="nil"/>
        </w:pBdr>
        <w:spacing w:line="300" w:lineRule="auto"/>
        <w:ind w:firstLine="0"/>
        <w:jc w:val="center"/>
        <w:rPr>
          <w:b/>
          <w:color w:val="000000"/>
        </w:rPr>
      </w:pPr>
    </w:p>
    <w:p w14:paraId="1EF5FA38" w14:textId="77777777" w:rsidR="0080254B" w:rsidRDefault="0080254B">
      <w:pPr>
        <w:pBdr>
          <w:top w:val="nil"/>
          <w:left w:val="nil"/>
          <w:bottom w:val="nil"/>
          <w:right w:val="nil"/>
          <w:between w:val="nil"/>
        </w:pBdr>
        <w:spacing w:line="300" w:lineRule="auto"/>
        <w:ind w:firstLine="0"/>
        <w:jc w:val="center"/>
        <w:rPr>
          <w:b/>
          <w:color w:val="000000"/>
        </w:rPr>
      </w:pPr>
    </w:p>
    <w:p w14:paraId="5D8CEAF1"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021E0D06" w14:textId="77777777" w:rsidR="0080254B" w:rsidRDefault="001303C1">
      <w:pPr>
        <w:pBdr>
          <w:top w:val="nil"/>
          <w:left w:val="nil"/>
          <w:bottom w:val="nil"/>
          <w:right w:val="nil"/>
          <w:between w:val="nil"/>
        </w:pBdr>
        <w:spacing w:line="300" w:lineRule="auto"/>
        <w:ind w:firstLine="0"/>
        <w:jc w:val="center"/>
        <w:rPr>
          <w:b/>
        </w:rPr>
      </w:pPr>
      <w:r>
        <w:rPr>
          <w:b/>
          <w:color w:val="000000"/>
        </w:rPr>
        <w:t>202</w:t>
      </w:r>
      <w:r>
        <w:rPr>
          <w:b/>
        </w:rPr>
        <w:t>3</w:t>
      </w:r>
    </w:p>
    <w:p w14:paraId="55E6611E" w14:textId="77777777" w:rsidR="0080254B" w:rsidRDefault="0080254B">
      <w:pPr>
        <w:pBdr>
          <w:top w:val="nil"/>
          <w:left w:val="nil"/>
          <w:bottom w:val="nil"/>
          <w:right w:val="nil"/>
          <w:between w:val="nil"/>
        </w:pBdr>
        <w:spacing w:line="300" w:lineRule="auto"/>
        <w:ind w:firstLine="0"/>
        <w:jc w:val="center"/>
        <w:rPr>
          <w:b/>
        </w:rPr>
      </w:pPr>
    </w:p>
    <w:p w14:paraId="02288FC0" w14:textId="77777777" w:rsidR="0080254B" w:rsidRDefault="001303C1">
      <w:pPr>
        <w:ind w:firstLine="0"/>
        <w:jc w:val="center"/>
        <w:rPr>
          <w:b/>
        </w:rPr>
      </w:pPr>
      <w:r>
        <w:rPr>
          <w:b/>
        </w:rPr>
        <w:lastRenderedPageBreak/>
        <w:t>GABRIEL ABDON ROBES</w:t>
      </w:r>
    </w:p>
    <w:p w14:paraId="691F66AE" w14:textId="77777777" w:rsidR="0080254B" w:rsidRDefault="001303C1">
      <w:pPr>
        <w:ind w:firstLine="0"/>
        <w:jc w:val="center"/>
        <w:rPr>
          <w:b/>
        </w:rPr>
      </w:pPr>
      <w:r>
        <w:rPr>
          <w:b/>
        </w:rPr>
        <w:t>PAULO HENRIQUE CAPELLI DOS SANTOS</w:t>
      </w:r>
    </w:p>
    <w:p w14:paraId="74B30850" w14:textId="77777777" w:rsidR="0080254B" w:rsidRDefault="0080254B">
      <w:pPr>
        <w:ind w:firstLine="0"/>
        <w:jc w:val="center"/>
        <w:rPr>
          <w:b/>
        </w:rPr>
      </w:pPr>
    </w:p>
    <w:p w14:paraId="1352D383" w14:textId="77777777" w:rsidR="0080254B" w:rsidRDefault="0080254B">
      <w:pPr>
        <w:jc w:val="center"/>
        <w:rPr>
          <w:b/>
        </w:rPr>
      </w:pPr>
    </w:p>
    <w:p w14:paraId="6B88F22C" w14:textId="77777777" w:rsidR="0080254B" w:rsidRDefault="0080254B">
      <w:pPr>
        <w:jc w:val="center"/>
        <w:rPr>
          <w:b/>
        </w:rPr>
      </w:pPr>
    </w:p>
    <w:p w14:paraId="7FBF7AEA" w14:textId="77777777" w:rsidR="0080254B" w:rsidRDefault="0080254B">
      <w:pPr>
        <w:jc w:val="center"/>
        <w:rPr>
          <w:b/>
        </w:rPr>
      </w:pPr>
    </w:p>
    <w:p w14:paraId="6FDB69CD" w14:textId="77777777" w:rsidR="0080254B" w:rsidRDefault="0080254B">
      <w:pPr>
        <w:ind w:firstLine="0"/>
        <w:jc w:val="center"/>
        <w:rPr>
          <w:b/>
        </w:rPr>
      </w:pPr>
    </w:p>
    <w:p w14:paraId="4F76D4FC" w14:textId="77777777" w:rsidR="0080254B" w:rsidRDefault="001303C1">
      <w:pPr>
        <w:ind w:firstLine="0"/>
        <w:jc w:val="center"/>
        <w:rPr>
          <w:b/>
        </w:rPr>
      </w:pPr>
      <w:r>
        <w:rPr>
          <w:b/>
        </w:rPr>
        <w:t>TOOL PARTS</w:t>
      </w:r>
    </w:p>
    <w:p w14:paraId="1CD59699" w14:textId="77777777" w:rsidR="0080254B" w:rsidRDefault="0080254B">
      <w:pPr>
        <w:rPr>
          <w:b/>
        </w:rPr>
      </w:pPr>
    </w:p>
    <w:p w14:paraId="48FF3742" w14:textId="77777777" w:rsidR="0080254B" w:rsidRDefault="0080254B">
      <w:pPr>
        <w:rPr>
          <w:b/>
        </w:rPr>
      </w:pPr>
    </w:p>
    <w:p w14:paraId="01F7CA5A" w14:textId="77777777" w:rsidR="0080254B" w:rsidRDefault="0080254B">
      <w:pPr>
        <w:rPr>
          <w:b/>
        </w:rPr>
      </w:pPr>
    </w:p>
    <w:p w14:paraId="1A1A9D57" w14:textId="77777777" w:rsidR="0080254B" w:rsidRDefault="0080254B"/>
    <w:p w14:paraId="0A12C065" w14:textId="77777777" w:rsidR="0080254B" w:rsidRDefault="0080254B">
      <w:bookmarkStart w:id="0" w:name="_gjdgxs" w:colFirst="0" w:colLast="0"/>
      <w:bookmarkEnd w:id="0"/>
    </w:p>
    <w:p w14:paraId="0C6B8623" w14:textId="77777777" w:rsidR="0080254B" w:rsidRDefault="001303C1">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Carmelo Perrone – Cascavel, Paraná.</w:t>
      </w:r>
    </w:p>
    <w:p w14:paraId="14059CF9" w14:textId="77777777" w:rsidR="0080254B" w:rsidRDefault="0080254B">
      <w:pPr>
        <w:pBdr>
          <w:top w:val="nil"/>
          <w:left w:val="nil"/>
          <w:bottom w:val="nil"/>
          <w:right w:val="nil"/>
          <w:between w:val="nil"/>
        </w:pBdr>
        <w:spacing w:line="240" w:lineRule="auto"/>
        <w:ind w:left="4560" w:firstLine="0"/>
        <w:rPr>
          <w:color w:val="000000"/>
        </w:rPr>
      </w:pPr>
    </w:p>
    <w:p w14:paraId="3663AF09" w14:textId="77777777" w:rsidR="0080254B" w:rsidRDefault="001303C1">
      <w:pPr>
        <w:pBdr>
          <w:top w:val="nil"/>
          <w:left w:val="nil"/>
          <w:bottom w:val="nil"/>
          <w:right w:val="nil"/>
          <w:between w:val="nil"/>
        </w:pBdr>
        <w:spacing w:line="240" w:lineRule="auto"/>
        <w:ind w:left="4560" w:firstLine="0"/>
        <w:jc w:val="right"/>
        <w:rPr>
          <w:color w:val="000000"/>
        </w:rPr>
      </w:pPr>
      <w:bookmarkStart w:id="1" w:name="_30j0zll"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293EB70D" w14:textId="77777777" w:rsidR="0080254B" w:rsidRDefault="001303C1">
      <w:pPr>
        <w:spacing w:line="240" w:lineRule="auto"/>
        <w:ind w:left="5672" w:firstLine="0"/>
        <w:jc w:val="right"/>
      </w:pPr>
      <w:proofErr w:type="spellStart"/>
      <w:r>
        <w:t>Prof</w:t>
      </w:r>
      <w:r>
        <w:rPr>
          <w:color w:val="000000"/>
        </w:rPr>
        <w:t>ª</w:t>
      </w:r>
      <w:proofErr w:type="spellEnd"/>
      <w:r>
        <w:t xml:space="preserve">. </w:t>
      </w:r>
      <w:r>
        <w:rPr>
          <w:sz w:val="21"/>
          <w:szCs w:val="21"/>
        </w:rPr>
        <w:t>ALESSANDRA M. UHL</w:t>
      </w:r>
      <w:r>
        <w:t xml:space="preserve"> </w:t>
      </w:r>
      <w:r>
        <w:rPr>
          <w:vertAlign w:val="superscript"/>
        </w:rPr>
        <w:t>2</w:t>
      </w:r>
    </w:p>
    <w:p w14:paraId="66012BD6" w14:textId="77777777" w:rsidR="0080254B" w:rsidRDefault="001303C1">
      <w:pPr>
        <w:jc w:val="right"/>
      </w:pPr>
      <w:r>
        <w:t xml:space="preserve">     </w:t>
      </w:r>
      <w:r>
        <w:tab/>
      </w:r>
      <w:r>
        <w:tab/>
      </w:r>
      <w:r>
        <w:tab/>
      </w:r>
      <w:r>
        <w:tab/>
      </w:r>
      <w:r>
        <w:tab/>
      </w:r>
      <w:r>
        <w:tab/>
      </w:r>
      <w:r>
        <w:tab/>
      </w:r>
    </w:p>
    <w:p w14:paraId="55FBA0D5" w14:textId="77777777" w:rsidR="0080254B" w:rsidRDefault="0080254B"/>
    <w:p w14:paraId="31560164" w14:textId="77777777" w:rsidR="0080254B" w:rsidRDefault="0080254B">
      <w:pPr>
        <w:pBdr>
          <w:top w:val="nil"/>
          <w:left w:val="nil"/>
          <w:bottom w:val="nil"/>
          <w:right w:val="nil"/>
          <w:between w:val="nil"/>
        </w:pBdr>
        <w:spacing w:line="300" w:lineRule="auto"/>
        <w:ind w:firstLine="0"/>
        <w:rPr>
          <w:b/>
          <w:color w:val="000000"/>
        </w:rPr>
      </w:pPr>
    </w:p>
    <w:p w14:paraId="4B803664"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10B364BC"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2023</w:t>
      </w:r>
    </w:p>
    <w:p w14:paraId="4D2C41EF" w14:textId="77777777" w:rsidR="0080254B" w:rsidRDefault="0080254B">
      <w:pPr>
        <w:pBdr>
          <w:top w:val="nil"/>
          <w:left w:val="nil"/>
          <w:bottom w:val="nil"/>
          <w:right w:val="nil"/>
          <w:between w:val="nil"/>
        </w:pBdr>
        <w:spacing w:line="300" w:lineRule="auto"/>
        <w:ind w:firstLine="0"/>
        <w:jc w:val="center"/>
        <w:rPr>
          <w:b/>
          <w:color w:val="000000"/>
        </w:rPr>
      </w:pPr>
    </w:p>
    <w:p w14:paraId="35EA4C29" w14:textId="77777777" w:rsidR="0080254B" w:rsidRDefault="0080254B">
      <w:pPr>
        <w:pBdr>
          <w:top w:val="nil"/>
          <w:left w:val="nil"/>
          <w:bottom w:val="nil"/>
          <w:right w:val="nil"/>
          <w:between w:val="nil"/>
        </w:pBdr>
        <w:spacing w:line="300" w:lineRule="auto"/>
        <w:ind w:firstLine="0"/>
        <w:jc w:val="center"/>
        <w:rPr>
          <w:b/>
          <w:color w:val="000000"/>
        </w:rPr>
      </w:pPr>
    </w:p>
    <w:p w14:paraId="78788EAB" w14:textId="77777777" w:rsidR="0080254B" w:rsidRDefault="001303C1">
      <w:pPr>
        <w:ind w:firstLine="0"/>
        <w:jc w:val="center"/>
        <w:rPr>
          <w:b/>
        </w:rPr>
      </w:pPr>
      <w:r>
        <w:rPr>
          <w:b/>
        </w:rPr>
        <w:t>GABRIEL ABDON ROBES</w:t>
      </w:r>
    </w:p>
    <w:p w14:paraId="440624CA" w14:textId="77777777" w:rsidR="0080254B" w:rsidRDefault="001303C1">
      <w:pPr>
        <w:ind w:firstLine="0"/>
        <w:jc w:val="center"/>
        <w:rPr>
          <w:b/>
        </w:rPr>
      </w:pPr>
      <w:r>
        <w:rPr>
          <w:b/>
        </w:rPr>
        <w:t>PAULO HENRIQUE CAPELLI DOS SANTOS</w:t>
      </w:r>
    </w:p>
    <w:p w14:paraId="3ABE3E29" w14:textId="77777777" w:rsidR="0080254B" w:rsidRDefault="0080254B">
      <w:pPr>
        <w:ind w:firstLine="0"/>
        <w:jc w:val="center"/>
        <w:rPr>
          <w:b/>
        </w:rPr>
      </w:pPr>
    </w:p>
    <w:p w14:paraId="2F639080" w14:textId="77777777" w:rsidR="0080254B" w:rsidRDefault="0080254B">
      <w:pPr>
        <w:jc w:val="center"/>
        <w:rPr>
          <w:b/>
        </w:rPr>
      </w:pPr>
    </w:p>
    <w:p w14:paraId="19AB3DAB" w14:textId="77777777" w:rsidR="0080254B" w:rsidRDefault="0080254B">
      <w:pPr>
        <w:jc w:val="center"/>
        <w:rPr>
          <w:b/>
        </w:rPr>
      </w:pPr>
    </w:p>
    <w:p w14:paraId="59698151" w14:textId="77777777" w:rsidR="0080254B" w:rsidRDefault="0080254B">
      <w:pPr>
        <w:ind w:firstLine="0"/>
        <w:jc w:val="center"/>
        <w:rPr>
          <w:b/>
        </w:rPr>
      </w:pPr>
    </w:p>
    <w:p w14:paraId="3F92E31B" w14:textId="77777777" w:rsidR="0080254B" w:rsidRDefault="001303C1">
      <w:pPr>
        <w:ind w:firstLine="0"/>
        <w:jc w:val="center"/>
        <w:rPr>
          <w:b/>
        </w:rPr>
      </w:pPr>
      <w:r>
        <w:rPr>
          <w:b/>
        </w:rPr>
        <w:t>TOOL PARTS</w:t>
      </w:r>
    </w:p>
    <w:p w14:paraId="011F651E" w14:textId="77777777" w:rsidR="0080254B" w:rsidRDefault="0080254B">
      <w:pPr>
        <w:jc w:val="center"/>
        <w:rPr>
          <w:b/>
        </w:rPr>
      </w:pPr>
    </w:p>
    <w:p w14:paraId="2C76EF5D" w14:textId="77777777" w:rsidR="0080254B" w:rsidRDefault="0080254B">
      <w:pPr>
        <w:pBdr>
          <w:top w:val="nil"/>
          <w:left w:val="nil"/>
          <w:bottom w:val="nil"/>
          <w:right w:val="nil"/>
          <w:between w:val="nil"/>
        </w:pBdr>
        <w:spacing w:line="360" w:lineRule="auto"/>
        <w:ind w:firstLine="0"/>
        <w:jc w:val="center"/>
        <w:rPr>
          <w:smallCaps/>
          <w:color w:val="000000"/>
        </w:rPr>
      </w:pPr>
    </w:p>
    <w:p w14:paraId="69C996DB" w14:textId="77777777" w:rsidR="0080254B" w:rsidRDefault="001303C1">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Carmelo Perrone.</w:t>
      </w:r>
    </w:p>
    <w:p w14:paraId="75AD2D41" w14:textId="77777777" w:rsidR="0080254B" w:rsidRDefault="0080254B">
      <w:pPr>
        <w:pBdr>
          <w:top w:val="nil"/>
          <w:left w:val="nil"/>
          <w:bottom w:val="nil"/>
          <w:right w:val="nil"/>
          <w:between w:val="nil"/>
        </w:pBdr>
        <w:spacing w:line="360" w:lineRule="auto"/>
        <w:ind w:firstLine="0"/>
        <w:jc w:val="center"/>
        <w:rPr>
          <w:color w:val="000000"/>
        </w:rPr>
      </w:pPr>
    </w:p>
    <w:p w14:paraId="0FAE091B" w14:textId="77777777" w:rsidR="0080254B" w:rsidRDefault="001303C1">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22A01944" w14:textId="77777777" w:rsidR="0080254B" w:rsidRDefault="001303C1">
      <w:pPr>
        <w:pBdr>
          <w:top w:val="nil"/>
          <w:left w:val="nil"/>
          <w:bottom w:val="nil"/>
          <w:right w:val="nil"/>
          <w:between w:val="nil"/>
        </w:pBdr>
        <w:spacing w:line="360" w:lineRule="auto"/>
        <w:ind w:firstLine="0"/>
        <w:jc w:val="center"/>
        <w:rPr>
          <w:b/>
          <w:color w:val="000000"/>
        </w:rPr>
      </w:pPr>
      <w:r>
        <w:rPr>
          <w:b/>
          <w:color w:val="000000"/>
        </w:rPr>
        <w:t>COMISSÃO EXAMINADOR</w:t>
      </w:r>
    </w:p>
    <w:p w14:paraId="72F611FA" w14:textId="77777777" w:rsidR="0080254B" w:rsidRDefault="0080254B">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80254B" w14:paraId="4A590132" w14:textId="77777777">
        <w:tc>
          <w:tcPr>
            <w:tcW w:w="4252" w:type="dxa"/>
            <w:shd w:val="clear" w:color="auto" w:fill="auto"/>
          </w:tcPr>
          <w:p w14:paraId="651CA093" w14:textId="77777777" w:rsidR="0080254B" w:rsidRDefault="001303C1">
            <w:pPr>
              <w:ind w:firstLine="0"/>
              <w:jc w:val="left"/>
            </w:pPr>
            <w:r>
              <w:rPr>
                <w:color w:val="000000"/>
              </w:rPr>
              <w:t>______________________________</w:t>
            </w:r>
          </w:p>
          <w:p w14:paraId="164911E1"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C3F9C7D"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F632047" w14:textId="77777777" w:rsidR="0080254B" w:rsidRDefault="001303C1">
            <w:pPr>
              <w:spacing w:after="14" w:line="240" w:lineRule="auto"/>
              <w:ind w:left="10" w:right="344" w:hanging="10"/>
              <w:jc w:val="center"/>
            </w:pPr>
            <w:r>
              <w:rPr>
                <w:i/>
                <w:sz w:val="20"/>
                <w:szCs w:val="20"/>
              </w:rPr>
              <w:t>Faculdade de Ciências Sociais Aplicadas de Cascavel</w:t>
            </w:r>
          </w:p>
          <w:p w14:paraId="18DA3ED4" w14:textId="77777777" w:rsidR="0080254B" w:rsidRDefault="001303C1">
            <w:pPr>
              <w:spacing w:line="240" w:lineRule="auto"/>
              <w:ind w:firstLine="0"/>
            </w:pPr>
            <w:r>
              <w:t xml:space="preserve">                  Orientadora</w:t>
            </w:r>
          </w:p>
          <w:p w14:paraId="07A90863" w14:textId="77777777" w:rsidR="0080254B" w:rsidRDefault="0080254B">
            <w:pPr>
              <w:ind w:firstLine="0"/>
              <w:jc w:val="center"/>
              <w:rPr>
                <w:color w:val="000000"/>
              </w:rPr>
            </w:pPr>
          </w:p>
        </w:tc>
        <w:tc>
          <w:tcPr>
            <w:tcW w:w="4252" w:type="dxa"/>
            <w:shd w:val="clear" w:color="auto" w:fill="auto"/>
          </w:tcPr>
          <w:p w14:paraId="7AB3685F" w14:textId="77777777" w:rsidR="0080254B" w:rsidRDefault="001303C1">
            <w:pPr>
              <w:ind w:firstLine="0"/>
              <w:jc w:val="left"/>
            </w:pPr>
            <w:r>
              <w:rPr>
                <w:color w:val="000000"/>
              </w:rPr>
              <w:t>______________________________</w:t>
            </w:r>
          </w:p>
          <w:p w14:paraId="4FB7FD5F" w14:textId="77777777" w:rsidR="0080254B" w:rsidRDefault="001303C1">
            <w:pPr>
              <w:spacing w:line="240" w:lineRule="auto"/>
              <w:ind w:firstLine="0"/>
              <w:jc w:val="center"/>
            </w:pPr>
            <w:proofErr w:type="spellStart"/>
            <w:r>
              <w:rPr>
                <w:color w:val="000000"/>
              </w:rPr>
              <w:t>Profª</w:t>
            </w:r>
            <w:proofErr w:type="spellEnd"/>
            <w:r>
              <w:rPr>
                <w:color w:val="000000"/>
              </w:rPr>
              <w:t xml:space="preserve">  </w:t>
            </w:r>
            <w:r>
              <w:t>ALESSANDRA MARIA UHL</w:t>
            </w:r>
          </w:p>
          <w:p w14:paraId="607FFEE6" w14:textId="77777777" w:rsidR="0080254B" w:rsidRDefault="001303C1">
            <w:pPr>
              <w:spacing w:line="240" w:lineRule="auto"/>
              <w:ind w:firstLine="0"/>
            </w:pPr>
            <w:r>
              <w:t xml:space="preserve">                  Banco de dados</w:t>
            </w:r>
          </w:p>
          <w:p w14:paraId="2962B225" w14:textId="77777777" w:rsidR="0080254B" w:rsidRDefault="0080254B">
            <w:pPr>
              <w:spacing w:line="240" w:lineRule="auto"/>
              <w:ind w:firstLine="0"/>
            </w:pPr>
          </w:p>
        </w:tc>
      </w:tr>
      <w:tr w:rsidR="0080254B" w14:paraId="3D62A9C3" w14:textId="77777777">
        <w:tc>
          <w:tcPr>
            <w:tcW w:w="4252" w:type="dxa"/>
            <w:shd w:val="clear" w:color="auto" w:fill="auto"/>
          </w:tcPr>
          <w:p w14:paraId="538FA724" w14:textId="77777777" w:rsidR="0080254B" w:rsidRDefault="001303C1">
            <w:pPr>
              <w:spacing w:line="240" w:lineRule="auto"/>
              <w:ind w:firstLine="0"/>
              <w:jc w:val="left"/>
            </w:pPr>
            <w:r>
              <w:rPr>
                <w:color w:val="000000"/>
              </w:rPr>
              <w:t>______________________________</w:t>
            </w:r>
          </w:p>
          <w:p w14:paraId="490BF0F6" w14:textId="77777777" w:rsidR="0080254B" w:rsidRDefault="0080254B">
            <w:pPr>
              <w:spacing w:line="240" w:lineRule="auto"/>
              <w:ind w:firstLine="0"/>
              <w:jc w:val="center"/>
              <w:rPr>
                <w:color w:val="000000"/>
              </w:rPr>
            </w:pPr>
          </w:p>
          <w:p w14:paraId="6A27E1E2"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711971C"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18DED841" w14:textId="77777777" w:rsidR="0080254B" w:rsidRDefault="001303C1">
            <w:pPr>
              <w:spacing w:after="14" w:line="240" w:lineRule="auto"/>
              <w:ind w:left="10" w:right="344" w:hanging="10"/>
              <w:jc w:val="center"/>
            </w:pPr>
            <w:r>
              <w:rPr>
                <w:i/>
                <w:sz w:val="20"/>
                <w:szCs w:val="20"/>
              </w:rPr>
              <w:t>Faculdade de Ciências Sociais Aplicadas de Cascavel</w:t>
            </w:r>
          </w:p>
          <w:p w14:paraId="381AE93D" w14:textId="77777777" w:rsidR="0080254B" w:rsidRDefault="001303C1">
            <w:pPr>
              <w:spacing w:line="240" w:lineRule="auto"/>
              <w:ind w:firstLine="0"/>
            </w:pPr>
            <w:r>
              <w:t xml:space="preserve">                 WEB DESIGN</w:t>
            </w:r>
          </w:p>
          <w:p w14:paraId="7B72A8C4" w14:textId="77777777" w:rsidR="0080254B" w:rsidRDefault="0080254B">
            <w:pPr>
              <w:tabs>
                <w:tab w:val="left" w:pos="8130"/>
              </w:tabs>
              <w:spacing w:line="240" w:lineRule="auto"/>
              <w:ind w:firstLine="0"/>
              <w:jc w:val="center"/>
              <w:rPr>
                <w:color w:val="000000"/>
              </w:rPr>
            </w:pPr>
          </w:p>
        </w:tc>
        <w:tc>
          <w:tcPr>
            <w:tcW w:w="4252" w:type="dxa"/>
            <w:shd w:val="clear" w:color="auto" w:fill="auto"/>
          </w:tcPr>
          <w:p w14:paraId="78C15EB6" w14:textId="77777777" w:rsidR="0080254B" w:rsidRDefault="001303C1">
            <w:pPr>
              <w:spacing w:line="240" w:lineRule="auto"/>
              <w:ind w:firstLine="0"/>
              <w:jc w:val="left"/>
            </w:pPr>
            <w:r>
              <w:rPr>
                <w:color w:val="000000"/>
              </w:rPr>
              <w:t>______________________________</w:t>
            </w:r>
          </w:p>
          <w:p w14:paraId="2D5B6188" w14:textId="77777777" w:rsidR="0080254B" w:rsidRDefault="0080254B">
            <w:pPr>
              <w:spacing w:line="240" w:lineRule="auto"/>
              <w:ind w:firstLine="0"/>
              <w:jc w:val="center"/>
              <w:rPr>
                <w:color w:val="000000"/>
              </w:rPr>
            </w:pPr>
          </w:p>
          <w:p w14:paraId="25B96A29" w14:textId="77777777" w:rsidR="0080254B" w:rsidRDefault="001303C1">
            <w:pPr>
              <w:spacing w:line="240" w:lineRule="auto"/>
              <w:ind w:firstLine="0"/>
              <w:jc w:val="center"/>
            </w:pPr>
            <w:proofErr w:type="spellStart"/>
            <w:r>
              <w:rPr>
                <w:color w:val="000000"/>
              </w:rPr>
              <w:t>Profª</w:t>
            </w:r>
            <w:proofErr w:type="spellEnd"/>
            <w:r>
              <w:rPr>
                <w:color w:val="000000"/>
              </w:rPr>
              <w:t xml:space="preserve">  </w:t>
            </w:r>
            <w:r>
              <w:t>ELIANE MARIA DAL MOLIN CRISTO</w:t>
            </w:r>
          </w:p>
          <w:p w14:paraId="552A72DF" w14:textId="77777777" w:rsidR="0080254B" w:rsidRDefault="001303C1">
            <w:pPr>
              <w:pBdr>
                <w:top w:val="nil"/>
                <w:left w:val="nil"/>
                <w:bottom w:val="nil"/>
                <w:right w:val="nil"/>
                <w:between w:val="nil"/>
              </w:pBd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Iguaçu-ESAP</w:t>
            </w:r>
          </w:p>
          <w:p w14:paraId="5885B5E5" w14:textId="77777777" w:rsidR="0080254B" w:rsidRDefault="001303C1">
            <w:pPr>
              <w:spacing w:line="240" w:lineRule="auto"/>
              <w:ind w:firstLine="0"/>
              <w:jc w:val="center"/>
            </w:pPr>
            <w:r>
              <w:rPr>
                <w:color w:val="000000"/>
              </w:rPr>
              <w:t>Coordenadora de curso</w:t>
            </w:r>
          </w:p>
          <w:p w14:paraId="1C9FE6B7" w14:textId="77777777" w:rsidR="0080254B" w:rsidRDefault="0080254B">
            <w:pPr>
              <w:tabs>
                <w:tab w:val="left" w:pos="8130"/>
              </w:tabs>
              <w:spacing w:line="240" w:lineRule="auto"/>
              <w:ind w:firstLine="0"/>
              <w:jc w:val="center"/>
              <w:rPr>
                <w:color w:val="000000"/>
              </w:rPr>
            </w:pPr>
          </w:p>
        </w:tc>
      </w:tr>
      <w:tr w:rsidR="0080254B" w14:paraId="453F7E08" w14:textId="77777777">
        <w:trPr>
          <w:trHeight w:val="80"/>
        </w:trPr>
        <w:tc>
          <w:tcPr>
            <w:tcW w:w="4252" w:type="dxa"/>
            <w:shd w:val="clear" w:color="auto" w:fill="auto"/>
          </w:tcPr>
          <w:p w14:paraId="0D1768EC" w14:textId="77777777" w:rsidR="0080254B" w:rsidRDefault="0080254B">
            <w:pPr>
              <w:spacing w:line="240" w:lineRule="auto"/>
              <w:ind w:firstLine="0"/>
              <w:jc w:val="left"/>
              <w:rPr>
                <w:color w:val="000000"/>
              </w:rPr>
            </w:pPr>
          </w:p>
        </w:tc>
        <w:tc>
          <w:tcPr>
            <w:tcW w:w="4252" w:type="dxa"/>
            <w:shd w:val="clear" w:color="auto" w:fill="auto"/>
          </w:tcPr>
          <w:p w14:paraId="5620D95C" w14:textId="77777777" w:rsidR="0080254B" w:rsidRDefault="0080254B">
            <w:pPr>
              <w:spacing w:line="240" w:lineRule="auto"/>
              <w:ind w:firstLine="0"/>
              <w:jc w:val="left"/>
              <w:rPr>
                <w:color w:val="000000"/>
              </w:rPr>
            </w:pPr>
          </w:p>
        </w:tc>
      </w:tr>
    </w:tbl>
    <w:p w14:paraId="2FD2CA0E" w14:textId="77777777" w:rsidR="0080254B" w:rsidRDefault="0080254B">
      <w:pPr>
        <w:pBdr>
          <w:top w:val="nil"/>
          <w:left w:val="nil"/>
          <w:bottom w:val="nil"/>
          <w:right w:val="nil"/>
          <w:between w:val="nil"/>
        </w:pBdr>
        <w:spacing w:line="360" w:lineRule="auto"/>
        <w:ind w:firstLine="0"/>
        <w:jc w:val="center"/>
        <w:rPr>
          <w:b/>
          <w:color w:val="000000"/>
        </w:rPr>
      </w:pPr>
    </w:p>
    <w:p w14:paraId="449E4A0F" w14:textId="77777777" w:rsidR="0080254B" w:rsidRDefault="0080254B">
      <w:pPr>
        <w:pBdr>
          <w:top w:val="nil"/>
          <w:left w:val="nil"/>
          <w:bottom w:val="nil"/>
          <w:right w:val="nil"/>
          <w:between w:val="nil"/>
        </w:pBdr>
        <w:spacing w:line="360" w:lineRule="auto"/>
        <w:ind w:firstLine="0"/>
        <w:jc w:val="center"/>
        <w:rPr>
          <w:b/>
          <w:color w:val="000000"/>
        </w:rPr>
      </w:pPr>
    </w:p>
    <w:p w14:paraId="078C0C87" w14:textId="77777777" w:rsidR="0080254B" w:rsidRDefault="001303C1">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p w14:paraId="22C939D0" w14:textId="77777777" w:rsidR="0080254B" w:rsidRDefault="0080254B">
      <w:pPr>
        <w:pBdr>
          <w:top w:val="nil"/>
          <w:left w:val="nil"/>
          <w:bottom w:val="nil"/>
          <w:right w:val="nil"/>
          <w:between w:val="nil"/>
        </w:pBdr>
        <w:tabs>
          <w:tab w:val="left" w:pos="1100"/>
          <w:tab w:val="right" w:pos="9061"/>
        </w:tabs>
        <w:spacing w:line="360" w:lineRule="auto"/>
        <w:rPr>
          <w:color w:val="000000"/>
        </w:rPr>
      </w:pPr>
    </w:p>
    <w:p w14:paraId="1CBB9ED5" w14:textId="77777777" w:rsidR="0080254B" w:rsidRDefault="0080254B">
      <w:pPr>
        <w:spacing w:line="360" w:lineRule="auto"/>
      </w:pPr>
    </w:p>
    <w:p w14:paraId="64C902AE" w14:textId="77777777" w:rsidR="0080254B" w:rsidRDefault="0080254B"/>
    <w:p w14:paraId="0E78BAFC" w14:textId="77777777" w:rsidR="0080254B" w:rsidRDefault="001303C1">
      <w:pPr>
        <w:tabs>
          <w:tab w:val="left" w:pos="1155"/>
        </w:tabs>
      </w:pPr>
      <w:r>
        <w:tab/>
      </w:r>
    </w:p>
    <w:p w14:paraId="48AA0CFE" w14:textId="77777777" w:rsidR="0080254B" w:rsidRDefault="001303C1">
      <w:pPr>
        <w:pStyle w:val="Ttulo1"/>
        <w:numPr>
          <w:ilvl w:val="0"/>
          <w:numId w:val="2"/>
        </w:numPr>
        <w:spacing w:line="360" w:lineRule="auto"/>
        <w:ind w:left="0" w:firstLine="0"/>
      </w:pPr>
      <w:bookmarkStart w:id="2" w:name="_1fob9te" w:colFirst="0" w:colLast="0"/>
      <w:bookmarkEnd w:id="2"/>
      <w:r>
        <w:lastRenderedPageBreak/>
        <w:t>INTRODUÇÃO</w:t>
      </w:r>
    </w:p>
    <w:p w14:paraId="3EC155FF" w14:textId="77777777" w:rsidR="0080254B" w:rsidRDefault="001303C1">
      <w:pPr>
        <w:widowControl/>
        <w:spacing w:after="160" w:line="360" w:lineRule="auto"/>
        <w:ind w:firstLine="720"/>
      </w:pPr>
      <w:r>
        <w:t>Bem-vindo ao nosso e-commerce de peças! Somos uma empresa que nasceu da paixão por automóveis e pela vontade de oferecer um serviço de qualidade para os apaixonados por carros. O e-commerce já faz parte do cotidiano das pessoas, é uma ferramenta bastante utilizada na modernidade. Fácil acesso, economia de tempo e custos acabam tornando este instrumento de compra uma boa oportunidade para quem deseja ou precisa adquirir algo. Nesse sentido, o presente estudo identifica a contribuição de um plano de marketing para aumento das vendas e credibilidade diante do mercado de uma loja virtual de Auto Peças, muitas pessoas enfrentavam dificuldades na hora de encontrar peças de reposição de qualidade para seus veículos, e muitas vezes acabavam pagando preços elevados em oficinas e lojas físicas. Foi aí que surgiu a ideia de criar um e-commerce de peças, com uma variedade de produtos de alta qualidade e preços competitivos. Nós trabalhamos com as melhores marcas e fornecedores do mercado para garantir que nossos clientes tenham acesso às melhores peças e acessórios para seus veículos. Nosso compromisso é oferecer um serviço de excelência, com um atendimento personalizado e entrega rápida em todo o país. Estamos aqui para ajudá-lo a manter seu veículo em excelente condição e proporcionar uma experiência de compra online fácil e segura. Obrigado por escolher nosso e-commerce de peças e estamos ansiosos para atendê-lo!</w:t>
      </w:r>
    </w:p>
    <w:p w14:paraId="1A0CFCCB" w14:textId="77777777" w:rsidR="0080254B" w:rsidRDefault="001303C1">
      <w:pPr>
        <w:widowControl/>
        <w:spacing w:line="360" w:lineRule="auto"/>
        <w:ind w:firstLine="578"/>
      </w:pPr>
      <w:r>
        <w:t xml:space="preserve">Para Santos (2018, o e-commerce destaca grande parte dos sujeitos da pesquisa já compraram via internet. Apontam que o Marketing Digital os instiga a pesquisar preço, prazo, atendimento, pontualidade e entrega, elementos que consideram fundamentais neste processo. Os dados obtidos subsidiam a elaboração do Plano de Marketing Digital. Das grandes metrópoles as pequenas cidades, em praticamente todas pode ser encontrada uma loja de auto peças. Há mais de meio século desde a fabricação do primeiro carro brasileiro, a necessidade da reposição de peças tornou se uma realidade e pode se dizer então que é um bom nicho no mercado nacional por tratar se de uma necessidade e desta feita continua se expandindo e modernizando cada vez mais no Brasil e no mundo. Embora o ramo de auto peças esteja em constante evolução, existe a necessidade de atrair os clientes que cada vez </w:t>
      </w:r>
      <w:r>
        <w:lastRenderedPageBreak/>
        <w:t>mais exigem tecnologia, preço justo, diversidade e garantias. Isto faz com que as empresas de maior porte acabem atraindo mais clientes que as pequenas e medias lojas da categoria que enfrentam forte concorrência, mas ainda assim conseguem competir com as grandes.</w:t>
      </w:r>
    </w:p>
    <w:p w14:paraId="7F4AB376" w14:textId="77777777" w:rsidR="0080254B" w:rsidRDefault="0080254B"/>
    <w:p w14:paraId="6FD3AD27" w14:textId="77777777" w:rsidR="0080254B" w:rsidRDefault="001303C1">
      <w:pPr>
        <w:pStyle w:val="Ttulo2"/>
        <w:numPr>
          <w:ilvl w:val="1"/>
          <w:numId w:val="2"/>
        </w:numPr>
        <w:ind w:left="578" w:hanging="578"/>
      </w:pPr>
      <w:bookmarkStart w:id="3" w:name="_3znysh7" w:colFirst="0" w:colLast="0"/>
      <w:bookmarkEnd w:id="3"/>
      <w:r>
        <w:t>Apresentação do Problema</w:t>
      </w:r>
    </w:p>
    <w:p w14:paraId="26A6919A" w14:textId="77777777" w:rsidR="0080254B" w:rsidRDefault="001303C1">
      <w:pPr>
        <w:spacing w:line="360" w:lineRule="auto"/>
      </w:pPr>
      <w:r>
        <w:t>Nosso site é uma solução prática e atualizada para quem procura peças automotivas. Com um catálogo completo de itens para importação, acabamos tendo problemas para localizar os itens certos a preços razoáveis. Além disso, também fornecemos acessórios para diversos modelos de automóveis nacionais, incluindo opções para personalização, preparação e outros fins relacionados ao setor automotivo.</w:t>
      </w:r>
    </w:p>
    <w:p w14:paraId="5F2C9217" w14:textId="77777777" w:rsidR="0080254B" w:rsidRDefault="001303C1">
      <w:pPr>
        <w:spacing w:line="360" w:lineRule="auto"/>
        <w:ind w:firstLine="720"/>
      </w:pPr>
      <w:r>
        <w:t>Com nossa ampla seleção de itens, nossos clientes podem ter certeza de encontrar tudo o que precisam para seus veículos em apenas um local. E tornamos a experiência de compra ainda mais agradável e prática com nossa navegação fácil e atendimento personalizado.</w:t>
      </w:r>
    </w:p>
    <w:p w14:paraId="4BED71B1" w14:textId="77777777" w:rsidR="0080254B" w:rsidRDefault="001303C1">
      <w:pPr>
        <w:spacing w:line="360" w:lineRule="auto"/>
        <w:ind w:firstLine="720"/>
      </w:pPr>
      <w:r>
        <w:t>Portanto, se você procura produtos automotivos de alta qualidade e preços justos, não deixe de conferir nosso site e conhecer mais sobre nossas opções. Estamos constantemente preparados para atender às suas necessidades e auxiliá-lo na localização das peças ideais para seu carro.</w:t>
      </w:r>
    </w:p>
    <w:p w14:paraId="6F2F7E5F" w14:textId="77777777" w:rsidR="0080254B" w:rsidRDefault="0080254B"/>
    <w:p w14:paraId="0C0FF202" w14:textId="77777777" w:rsidR="0080254B" w:rsidRDefault="001303C1">
      <w:pPr>
        <w:pStyle w:val="Ttulo1"/>
        <w:spacing w:line="360" w:lineRule="auto"/>
      </w:pPr>
      <w:bookmarkStart w:id="4" w:name="_2et92p0" w:colFirst="0" w:colLast="0"/>
      <w:bookmarkEnd w:id="4"/>
      <w:r>
        <w:lastRenderedPageBreak/>
        <w:t>2</w:t>
      </w:r>
      <w:r>
        <w:tab/>
        <w:t>OBJETIVOS</w:t>
      </w:r>
    </w:p>
    <w:p w14:paraId="5AC3F4FE" w14:textId="77777777" w:rsidR="0080254B" w:rsidRDefault="001303C1">
      <w:pPr>
        <w:spacing w:line="360" w:lineRule="auto"/>
        <w:ind w:firstLine="720"/>
      </w:pPr>
      <w:r>
        <w:t>Nosso objetivo é facilitar o comércio de peças, com um preço acessível e com finalidade de suprir peças para modelos de veículos que tem um certo déficit no mercado nacional. Queremos ajudar os clientes a encontrar exatamente o que eles precisam para seus veículos, independentemente do modelo ou da marca. Estamos comprometidos em fornecer peças automotivas de alta qualidade e com preços justos, para que nossos clientes possam manter seus carros em perfeitas condições de funcionamento, sem precisar gastar uma fortuna. Além disso, temos uma equipe de especialistas em peças automotivas que estão sempre prontos para ajudar os clientes a encontrar as peças certas e oferecer suporte técnico, se necessário.</w:t>
      </w:r>
    </w:p>
    <w:p w14:paraId="2A9A8BF1" w14:textId="77777777" w:rsidR="0080254B" w:rsidRDefault="001303C1">
      <w:pPr>
        <w:spacing w:line="360" w:lineRule="auto"/>
        <w:ind w:firstLine="720"/>
      </w:pPr>
      <w:r>
        <w:t>Valor ao cliente, oferecendo promoções especiais e descontos para compras em grandes quantidades. Também temos um sistema de entrega rápido e confiável, que permite que nossos clientes recebam as peças rapidamente em qualquer lugar do país. Além disso, investimos em tecnologia de ponta para garantir que nosso site seja fácil de navegar e ofereça uma experiência de compra segura e conveniente para os clientes. Por fim, estamos sempre em busca de melhorias e feedback dos clientes para garantir que possamos atender suas necessidades de forma ainda mais eficiente e eficaz. Nosso objetivo é ser o principal fornecedor de peças automotivas do país, fornecendo aos clientes o melhor serviço e qualidade.</w:t>
      </w:r>
    </w:p>
    <w:p w14:paraId="05F763F6" w14:textId="77777777" w:rsidR="0080254B" w:rsidRDefault="0080254B">
      <w:pPr>
        <w:spacing w:line="360" w:lineRule="auto"/>
      </w:pPr>
    </w:p>
    <w:p w14:paraId="7EC28BD0" w14:textId="77777777" w:rsidR="0080254B" w:rsidRDefault="0080254B">
      <w:pPr>
        <w:spacing w:line="360" w:lineRule="auto"/>
      </w:pPr>
    </w:p>
    <w:p w14:paraId="087A944A" w14:textId="77777777" w:rsidR="0080254B" w:rsidRDefault="0080254B">
      <w:pPr>
        <w:pBdr>
          <w:top w:val="nil"/>
          <w:left w:val="nil"/>
          <w:bottom w:val="nil"/>
          <w:right w:val="nil"/>
          <w:between w:val="nil"/>
        </w:pBdr>
        <w:spacing w:line="360" w:lineRule="auto"/>
        <w:ind w:firstLine="0"/>
        <w:rPr>
          <w:color w:val="000000"/>
          <w:sz w:val="22"/>
          <w:szCs w:val="22"/>
        </w:rPr>
      </w:pPr>
    </w:p>
    <w:p w14:paraId="619799BF" w14:textId="77777777" w:rsidR="0080254B" w:rsidRDefault="0080254B">
      <w:pPr>
        <w:pBdr>
          <w:top w:val="nil"/>
          <w:left w:val="nil"/>
          <w:bottom w:val="nil"/>
          <w:right w:val="nil"/>
          <w:between w:val="nil"/>
        </w:pBdr>
        <w:spacing w:line="360" w:lineRule="auto"/>
        <w:ind w:firstLine="0"/>
        <w:rPr>
          <w:color w:val="000000"/>
          <w:sz w:val="22"/>
          <w:szCs w:val="22"/>
        </w:rPr>
      </w:pPr>
    </w:p>
    <w:p w14:paraId="0FF21D70" w14:textId="77777777" w:rsidR="0080254B" w:rsidRDefault="001303C1">
      <w:pPr>
        <w:pStyle w:val="Ttulo1"/>
        <w:spacing w:line="360" w:lineRule="auto"/>
      </w:pPr>
      <w:bookmarkStart w:id="5" w:name="_tyjcwt" w:colFirst="0" w:colLast="0"/>
      <w:bookmarkEnd w:id="5"/>
      <w:r>
        <w:lastRenderedPageBreak/>
        <w:t>3</w:t>
      </w:r>
      <w:r>
        <w:tab/>
        <w:t>METODOLOGIA</w:t>
      </w:r>
    </w:p>
    <w:p w14:paraId="56601E7D" w14:textId="77777777" w:rsidR="0080254B" w:rsidRDefault="001303C1">
      <w:pPr>
        <w:tabs>
          <w:tab w:val="left" w:pos="709"/>
        </w:tabs>
        <w:spacing w:line="360" w:lineRule="auto"/>
      </w:pPr>
      <w:r>
        <w:t xml:space="preserve">Catálogo de produtos: O site tem um catálogo completo e atualizado de peças automotivas para diferentes modelos de veículos, incluindo opções para importados e nacionais. </w:t>
      </w:r>
    </w:p>
    <w:p w14:paraId="407E8238" w14:textId="77777777" w:rsidR="0080254B" w:rsidRDefault="001303C1">
      <w:pPr>
        <w:tabs>
          <w:tab w:val="left" w:pos="709"/>
        </w:tabs>
        <w:spacing w:line="360" w:lineRule="auto"/>
      </w:pPr>
      <w:r>
        <w:t xml:space="preserve"> Busca avançada: O site oferece uma ferramenta de busca avançada que permite aos clientes pesquisar por peças específicas usando palavras-chave, filtros e outras opções de busca.</w:t>
      </w:r>
    </w:p>
    <w:p w14:paraId="50566BE5" w14:textId="77777777" w:rsidR="0080254B" w:rsidRDefault="001303C1">
      <w:pPr>
        <w:tabs>
          <w:tab w:val="left" w:pos="709"/>
        </w:tabs>
        <w:spacing w:line="360" w:lineRule="auto"/>
      </w:pPr>
      <w:r>
        <w:t xml:space="preserve"> Preços competitivos: O site oferece preços competitivos e justos, além de promoções especiais e descontos para compras em grandes quantidades.</w:t>
      </w:r>
    </w:p>
    <w:p w14:paraId="1E7609F5" w14:textId="77777777" w:rsidR="0080254B" w:rsidRDefault="001303C1">
      <w:pPr>
        <w:tabs>
          <w:tab w:val="left" w:pos="709"/>
        </w:tabs>
        <w:spacing w:line="360" w:lineRule="auto"/>
      </w:pPr>
      <w:r>
        <w:t>Atendimento personalizado: O site oferece um atendimento personalizado e suporte técnico especializado para ajudar os clientes a encontrar as peças certas e solucionar quaisquer dúvidas ou problemas relacionados a peças automotivas.</w:t>
      </w:r>
    </w:p>
    <w:p w14:paraId="3168C6B5" w14:textId="77777777" w:rsidR="0080254B" w:rsidRDefault="001303C1">
      <w:pPr>
        <w:tabs>
          <w:tab w:val="left" w:pos="709"/>
        </w:tabs>
        <w:spacing w:line="360" w:lineRule="auto"/>
      </w:pPr>
      <w:r>
        <w:t>Entrega rápida e confiável: O site tem um sistema de entrega rápido e confiável, com opções de frete e rastreamento de pedidos para que os clientes possam acompanhar o status de suas compras.</w:t>
      </w:r>
    </w:p>
    <w:p w14:paraId="1B9BEB44" w14:textId="77777777" w:rsidR="0080254B" w:rsidRDefault="001303C1">
      <w:pPr>
        <w:tabs>
          <w:tab w:val="left" w:pos="709"/>
        </w:tabs>
        <w:spacing w:line="360" w:lineRule="auto"/>
      </w:pPr>
      <w:r>
        <w:t xml:space="preserve"> Segurança e facilidade de compra: O site oferece uma experiência de compra segura e conveniente, com opções de pagamento seguras e protegidas, além de um processo de checkout fácil e intuitivo.</w:t>
      </w:r>
    </w:p>
    <w:p w14:paraId="479D5D8E" w14:textId="77777777" w:rsidR="0080254B" w:rsidRDefault="001303C1">
      <w:pPr>
        <w:tabs>
          <w:tab w:val="left" w:pos="709"/>
        </w:tabs>
        <w:spacing w:line="360" w:lineRule="auto"/>
      </w:pPr>
      <w:r>
        <w:t>Feedback e melhorias contínuas: O site está sempre em busca de feedback dos clientes para melhorar sua metodologia e atender às necessidades dos clientes de forma ainda mais eficiente e eficaz.</w:t>
      </w:r>
    </w:p>
    <w:p w14:paraId="7B1ADFDB" w14:textId="77777777" w:rsidR="0080254B" w:rsidRDefault="0080254B">
      <w:pPr>
        <w:tabs>
          <w:tab w:val="left" w:pos="709"/>
        </w:tabs>
      </w:pPr>
    </w:p>
    <w:p w14:paraId="510ADB81" w14:textId="77777777" w:rsidR="0080254B" w:rsidRDefault="001303C1">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2893C2F3" w14:textId="77777777" w:rsidR="0080254B" w:rsidRDefault="0080254B">
      <w:pPr>
        <w:pBdr>
          <w:top w:val="nil"/>
          <w:left w:val="nil"/>
          <w:bottom w:val="nil"/>
          <w:right w:val="nil"/>
          <w:between w:val="nil"/>
        </w:pBdr>
        <w:spacing w:line="240" w:lineRule="auto"/>
        <w:ind w:left="2127" w:firstLine="0"/>
        <w:rPr>
          <w:b/>
          <w:color w:val="000000"/>
          <w:sz w:val="28"/>
          <w:szCs w:val="28"/>
        </w:rPr>
      </w:pPr>
    </w:p>
    <w:p w14:paraId="47AAAB02" w14:textId="77777777" w:rsidR="0080254B" w:rsidRDefault="001303C1">
      <w:pPr>
        <w:pStyle w:val="Ttulo1"/>
        <w:spacing w:line="360" w:lineRule="auto"/>
      </w:pPr>
      <w:bookmarkStart w:id="6" w:name="_3dy6vkm" w:colFirst="0" w:colLast="0"/>
      <w:bookmarkEnd w:id="6"/>
      <w:r>
        <w:lastRenderedPageBreak/>
        <w:t xml:space="preserve">4 </w:t>
      </w:r>
      <w:r>
        <w:tab/>
        <w:t>REFERENCIAL TEÓRICO</w:t>
      </w:r>
    </w:p>
    <w:p w14:paraId="796F578C" w14:textId="77777777" w:rsidR="0080254B" w:rsidRDefault="001303C1">
      <w:pPr>
        <w:tabs>
          <w:tab w:val="left" w:pos="709"/>
        </w:tabs>
        <w:spacing w:line="360" w:lineRule="auto"/>
      </w:pPr>
      <w:r>
        <w:t xml:space="preserve">Um site de peças automotivas pode ser beneficiado por diversas abordagens teóricas e estratégias para otimizar sua operação e maximizar seus resultados. Dentre os principais referenciais teóricos que podem ser aplicados nessa área, destacam-se o marketing digital, o comércio eletrônico, a gestão de estoques e a gestão da cadeia de </w:t>
      </w:r>
      <w:commentRangeStart w:id="7"/>
      <w:r>
        <w:t>suprimentos</w:t>
      </w:r>
      <w:commentRangeEnd w:id="7"/>
      <w:r>
        <w:commentReference w:id="7"/>
      </w:r>
      <w:r>
        <w:t>.</w:t>
      </w:r>
    </w:p>
    <w:p w14:paraId="3F7E7E4F" w14:textId="77777777" w:rsidR="0080254B" w:rsidRDefault="001303C1">
      <w:pPr>
        <w:tabs>
          <w:tab w:val="left" w:pos="709"/>
        </w:tabs>
        <w:spacing w:line="360" w:lineRule="auto"/>
      </w:pPr>
      <w:r>
        <w:t>O marketing digital pode ajudar o site a promover seus produtos e serviços online, alcançando um público mais amplo por meio de campanhas de anúncios, otimização do SEO para melhorar o posicionamento nos motores de busca e criação de conteúdo relevante para o público-alvo. Além disso, o comércio eletrônico pode ser utilizado para gerenciar as vendas de forma eficaz, garantindo que as peças estejam sempre disponíveis para compra, gerenciando o fluxo de entrada e saída de produtos e fornecendo suporte técnico pós-venda.</w:t>
      </w:r>
    </w:p>
    <w:p w14:paraId="72C07EA1" w14:textId="77777777" w:rsidR="0080254B" w:rsidRDefault="001303C1">
      <w:pPr>
        <w:tabs>
          <w:tab w:val="left" w:pos="709"/>
        </w:tabs>
        <w:spacing w:line="360" w:lineRule="auto"/>
      </w:pPr>
      <w:r>
        <w:t>A gestão de estoques é outro aspecto importante que pode ser utilizado para garantir a disponibilidade de peças para venda, gerenciando o fluxo de entrada e saída de produtos, bem como fornecendo informações precisas sobre o estoque para os clientes. Por fim, a gestão da cadeia de suprimentos pode ser utilizada para garantir que as peças estejam disponíveis para compra, gerenciando a relação com fornecedores e garantindo que os clientes recebam os produtos dentro do prazo e com qualidade.</w:t>
      </w:r>
    </w:p>
    <w:p w14:paraId="5DC6CFD6" w14:textId="77777777" w:rsidR="0080254B" w:rsidRDefault="001303C1">
      <w:pPr>
        <w:tabs>
          <w:tab w:val="left" w:pos="709"/>
        </w:tabs>
        <w:spacing w:line="360" w:lineRule="auto"/>
      </w:pPr>
      <w:r>
        <w:t>Esses referenciais teóricos podem ser úteis para ajudar a criar uma metodologia eficaz para um site de peças automotivas, fornecendo uma base teórica sólida para entender os principais desafios e oportunidades do setor. Ao aplicar essas estratégias de forma integrada, o site poderá oferecer aos clientes uma experiência de compra mais agradável e eficiente, além de melhorar seus resultados financeiros e sua reputação no mercado.</w:t>
      </w:r>
    </w:p>
    <w:p w14:paraId="2F202D91" w14:textId="77777777" w:rsidR="0080254B" w:rsidRDefault="0080254B">
      <w:pPr>
        <w:tabs>
          <w:tab w:val="left" w:pos="709"/>
        </w:tabs>
      </w:pPr>
    </w:p>
    <w:p w14:paraId="0080F1F1" w14:textId="77777777" w:rsidR="0080254B" w:rsidRDefault="0080254B">
      <w:pPr>
        <w:pBdr>
          <w:top w:val="nil"/>
          <w:left w:val="nil"/>
          <w:bottom w:val="nil"/>
          <w:right w:val="nil"/>
          <w:between w:val="nil"/>
        </w:pBdr>
        <w:spacing w:line="360" w:lineRule="auto"/>
        <w:ind w:firstLine="0"/>
        <w:rPr>
          <w:b/>
          <w:color w:val="000000"/>
          <w:sz w:val="28"/>
          <w:szCs w:val="28"/>
        </w:rPr>
      </w:pPr>
    </w:p>
    <w:p w14:paraId="6DCE4AFE" w14:textId="77777777" w:rsidR="0080254B" w:rsidRDefault="0080254B">
      <w:pPr>
        <w:pBdr>
          <w:top w:val="nil"/>
          <w:left w:val="nil"/>
          <w:bottom w:val="nil"/>
          <w:right w:val="nil"/>
          <w:between w:val="nil"/>
        </w:pBdr>
        <w:spacing w:line="360" w:lineRule="auto"/>
        <w:ind w:firstLine="0"/>
        <w:rPr>
          <w:b/>
          <w:color w:val="000000"/>
          <w:sz w:val="28"/>
          <w:szCs w:val="28"/>
        </w:rPr>
      </w:pPr>
    </w:p>
    <w:p w14:paraId="1E1FE511" w14:textId="77777777" w:rsidR="0080254B" w:rsidRDefault="001303C1">
      <w:pPr>
        <w:pStyle w:val="Ttulo1"/>
        <w:spacing w:line="360" w:lineRule="auto"/>
        <w:rPr>
          <w:sz w:val="38"/>
          <w:szCs w:val="38"/>
        </w:rPr>
      </w:pPr>
      <w:bookmarkStart w:id="8" w:name="_1t3h5sf" w:colFirst="0" w:colLast="0"/>
      <w:bookmarkEnd w:id="8"/>
      <w:r>
        <w:lastRenderedPageBreak/>
        <w:t xml:space="preserve">5 DOCUMENTAÇÃO </w:t>
      </w:r>
      <w:r>
        <w:rPr>
          <w:sz w:val="38"/>
          <w:szCs w:val="38"/>
        </w:rPr>
        <w:t>do projeto</w:t>
      </w:r>
    </w:p>
    <w:p w14:paraId="6BE0C02C" w14:textId="77777777" w:rsidR="006447EF" w:rsidRPr="00655632" w:rsidRDefault="006447EF" w:rsidP="00655632">
      <w:pPr>
        <w:ind w:left="709" w:firstLine="0"/>
        <w:rPr>
          <w:ins w:id="9" w:author="Administrador" w:date="2023-09-29T18:28:00Z"/>
          <w:sz w:val="22"/>
          <w:szCs w:val="22"/>
        </w:rPr>
      </w:pPr>
      <w:ins w:id="10" w:author="Administrador" w:date="2023-09-29T18:28:00Z">
        <w:r w:rsidRPr="00655632">
          <w:rPr>
            <w:sz w:val="22"/>
            <w:szCs w:val="22"/>
          </w:rPr>
          <w:t>A documentação deste projeto refere-se ao desenvolvimento de um site de e-commerce, cujo objetivo é fornecer uma plataforma de compras online eficaz para os clientes, ao mesmo tempo em que atende às necessidades do negócio.</w:t>
        </w:r>
      </w:ins>
    </w:p>
    <w:p w14:paraId="28394A9E" w14:textId="77777777" w:rsidR="006447EF" w:rsidRPr="00655632" w:rsidRDefault="006447EF" w:rsidP="00655632">
      <w:pPr>
        <w:ind w:left="709" w:firstLine="0"/>
        <w:rPr>
          <w:ins w:id="11" w:author="Administrador" w:date="2023-09-29T18:28:00Z"/>
          <w:sz w:val="22"/>
          <w:szCs w:val="22"/>
        </w:rPr>
      </w:pPr>
      <w:ins w:id="12" w:author="Administrador" w:date="2023-09-29T18:28:00Z">
        <w:r w:rsidRPr="00655632">
          <w:rPr>
            <w:sz w:val="22"/>
            <w:szCs w:val="22"/>
          </w:rPr>
          <w:t>O ciclo de vida do projeto inclui as seguintes etapas interdependentes:</w:t>
        </w:r>
      </w:ins>
    </w:p>
    <w:p w14:paraId="38F056A8" w14:textId="77777777" w:rsidR="006447EF" w:rsidRPr="00655632" w:rsidRDefault="006447EF" w:rsidP="00655632">
      <w:pPr>
        <w:ind w:left="709" w:firstLine="0"/>
        <w:rPr>
          <w:ins w:id="13" w:author="Administrador" w:date="2023-09-29T18:28:00Z"/>
          <w:sz w:val="22"/>
          <w:szCs w:val="22"/>
        </w:rPr>
      </w:pPr>
      <w:ins w:id="14" w:author="Administrador" w:date="2023-09-29T18:28:00Z">
        <w:r w:rsidRPr="00655632">
          <w:rPr>
            <w:sz w:val="22"/>
            <w:szCs w:val="22"/>
          </w:rPr>
          <w:t>Iniciação: Definição dos objetivos e escopo do projeto.</w:t>
        </w:r>
      </w:ins>
    </w:p>
    <w:p w14:paraId="77393AE7" w14:textId="77777777" w:rsidR="006447EF" w:rsidRPr="00655632" w:rsidRDefault="006447EF" w:rsidP="00655632">
      <w:pPr>
        <w:ind w:left="709" w:firstLine="0"/>
        <w:rPr>
          <w:ins w:id="15" w:author="Administrador" w:date="2023-09-29T18:28:00Z"/>
          <w:sz w:val="22"/>
          <w:szCs w:val="22"/>
        </w:rPr>
      </w:pPr>
      <w:ins w:id="16" w:author="Administrador" w:date="2023-09-29T18:28:00Z">
        <w:r w:rsidRPr="00655632">
          <w:rPr>
            <w:sz w:val="22"/>
            <w:szCs w:val="22"/>
          </w:rPr>
          <w:t>Planejamento: Elaboração de um plano abrangente com metas, recursos, cronograma e métricas de sucesso.</w:t>
        </w:r>
      </w:ins>
    </w:p>
    <w:p w14:paraId="6995A1E2" w14:textId="77777777" w:rsidR="006447EF" w:rsidRPr="00655632" w:rsidRDefault="006447EF" w:rsidP="00655632">
      <w:pPr>
        <w:ind w:left="709" w:firstLine="0"/>
        <w:rPr>
          <w:ins w:id="17" w:author="Administrador" w:date="2023-09-29T18:28:00Z"/>
          <w:sz w:val="22"/>
          <w:szCs w:val="22"/>
        </w:rPr>
      </w:pPr>
      <w:ins w:id="18" w:author="Administrador" w:date="2023-09-29T18:28:00Z">
        <w:r w:rsidRPr="00655632">
          <w:rPr>
            <w:sz w:val="22"/>
            <w:szCs w:val="22"/>
          </w:rPr>
          <w:t>Design: Criação da estrutura visual e interativa do site, garantindo responsividade.</w:t>
        </w:r>
      </w:ins>
    </w:p>
    <w:p w14:paraId="2C703F95" w14:textId="77777777" w:rsidR="006447EF" w:rsidRPr="00655632" w:rsidRDefault="006447EF" w:rsidP="00655632">
      <w:pPr>
        <w:ind w:left="709" w:firstLine="0"/>
        <w:rPr>
          <w:ins w:id="19" w:author="Administrador" w:date="2023-09-29T18:28:00Z"/>
          <w:sz w:val="22"/>
          <w:szCs w:val="22"/>
        </w:rPr>
      </w:pPr>
      <w:ins w:id="20" w:author="Administrador" w:date="2023-09-29T18:28:00Z">
        <w:r w:rsidRPr="00655632">
          <w:rPr>
            <w:sz w:val="22"/>
            <w:szCs w:val="22"/>
          </w:rPr>
          <w:t>Desenvolvimento: Codificação do site, implementação de funcionalidades e segurança.</w:t>
        </w:r>
      </w:ins>
    </w:p>
    <w:p w14:paraId="694400DB" w14:textId="77777777" w:rsidR="006447EF" w:rsidRPr="00655632" w:rsidRDefault="006447EF" w:rsidP="00655632">
      <w:pPr>
        <w:ind w:left="709" w:firstLine="0"/>
        <w:rPr>
          <w:ins w:id="21" w:author="Administrador" w:date="2023-09-29T18:28:00Z"/>
          <w:sz w:val="22"/>
          <w:szCs w:val="22"/>
        </w:rPr>
      </w:pPr>
      <w:ins w:id="22" w:author="Administrador" w:date="2023-09-29T18:28:00Z">
        <w:r w:rsidRPr="00655632">
          <w:rPr>
            <w:sz w:val="22"/>
            <w:szCs w:val="22"/>
          </w:rPr>
          <w:t>Testes: Realização de testes rigorosos de usabilidade, desempenho e segurança.</w:t>
        </w:r>
      </w:ins>
    </w:p>
    <w:p w14:paraId="70E1C791" w14:textId="77777777" w:rsidR="006447EF" w:rsidRPr="00655632" w:rsidRDefault="006447EF" w:rsidP="00655632">
      <w:pPr>
        <w:ind w:left="709" w:firstLine="0"/>
        <w:rPr>
          <w:ins w:id="23" w:author="Administrador" w:date="2023-09-29T18:28:00Z"/>
          <w:sz w:val="22"/>
          <w:szCs w:val="22"/>
        </w:rPr>
      </w:pPr>
      <w:ins w:id="24" w:author="Administrador" w:date="2023-09-29T18:28:00Z">
        <w:r w:rsidRPr="00655632">
          <w:rPr>
            <w:sz w:val="22"/>
            <w:szCs w:val="22"/>
          </w:rPr>
          <w:t>Implantação: Preparação para o lançamento, configuração de servidores e migração de dados.</w:t>
        </w:r>
      </w:ins>
    </w:p>
    <w:p w14:paraId="20B2091A" w14:textId="77777777" w:rsidR="006447EF" w:rsidRPr="00655632" w:rsidRDefault="006447EF" w:rsidP="00655632">
      <w:pPr>
        <w:ind w:left="709" w:firstLine="0"/>
        <w:rPr>
          <w:ins w:id="25" w:author="Administrador" w:date="2023-09-29T18:28:00Z"/>
          <w:sz w:val="22"/>
          <w:szCs w:val="22"/>
        </w:rPr>
      </w:pPr>
      <w:ins w:id="26" w:author="Administrador" w:date="2023-09-29T18:28:00Z">
        <w:r w:rsidRPr="00655632">
          <w:rPr>
            <w:sz w:val="22"/>
            <w:szCs w:val="22"/>
          </w:rPr>
          <w:t>Monitoramento e Manutenção: Acompanhamento constante, resolução de problemas e atualizações contínuas.</w:t>
        </w:r>
      </w:ins>
    </w:p>
    <w:p w14:paraId="4472A251" w14:textId="5A456FA9" w:rsidR="0080254B" w:rsidRPr="00655632" w:rsidRDefault="006447EF" w:rsidP="00655632">
      <w:pPr>
        <w:ind w:left="709" w:firstLine="0"/>
        <w:rPr>
          <w:sz w:val="22"/>
          <w:szCs w:val="22"/>
        </w:rPr>
      </w:pPr>
      <w:ins w:id="27" w:author="Administrador" w:date="2023-09-29T18:28:00Z">
        <w:r w:rsidRPr="00655632">
          <w:rPr>
            <w:sz w:val="22"/>
            <w:szCs w:val="22"/>
          </w:rPr>
          <w:t>Esse ciclo de vida assegura que o site de e-commerce seja desenvolvido eficientemente, com alta qualidade, e alcance a satisfação do cliente. Estamos confiantes de que este projeto alcançará o sucesso desejado.</w:t>
        </w:r>
      </w:ins>
    </w:p>
    <w:p w14:paraId="7CC9E6D9" w14:textId="77777777" w:rsidR="0080254B" w:rsidRDefault="001303C1">
      <w:pPr>
        <w:pStyle w:val="Ttulo2"/>
        <w:spacing w:before="0" w:after="0"/>
      </w:pPr>
      <w:bookmarkStart w:id="28" w:name="_4d34og8" w:colFirst="0" w:colLast="0"/>
      <w:bookmarkEnd w:id="28"/>
      <w:r>
        <w:t xml:space="preserve">5.1 Requisitos </w:t>
      </w:r>
    </w:p>
    <w:p w14:paraId="5D2DCEAC" w14:textId="2EB718E9" w:rsidR="0080254B" w:rsidRPr="00655632" w:rsidRDefault="00655632" w:rsidP="00655632">
      <w:r w:rsidRPr="00655632">
        <w:t xml:space="preserve">Os requisitos de desempenho são majoritariamente constituídos por requisitos do cliente que interage com a página, podendo acessar por meio de campos de cadastro, comentários, interações em geral. Ao contrário dos funcionais, os requisitos não funcionais são justamente a parte na qual o cliente não tem acesso direto, a área que o cliente não se comunica com a página e pode ser interpretada por meio de relatórios, como, por exemplo, teste de qualidade, confiabilidade, utilização de </w:t>
      </w:r>
      <w:r w:rsidRPr="00655632">
        <w:lastRenderedPageBreak/>
        <w:t>recursos que verifica o quanto de processamento o sistema exige para processar informações e homologar dados ou compras, estando juntamente associado com o tempo de resposta e usabilidade.</w:t>
      </w:r>
    </w:p>
    <w:p w14:paraId="415E79D8" w14:textId="77777777" w:rsidR="0080254B" w:rsidRDefault="001303C1">
      <w:pPr>
        <w:pStyle w:val="Ttulo2"/>
        <w:spacing w:before="0" w:after="0"/>
      </w:pPr>
      <w:bookmarkStart w:id="29" w:name="_2s8eyo1" w:colFirst="0" w:colLast="0"/>
      <w:bookmarkEnd w:id="29"/>
      <w:r>
        <w:t>5.1.1 Requisitos funcionais</w:t>
      </w:r>
    </w:p>
    <w:p w14:paraId="607539BF" w14:textId="33CC8612" w:rsidR="0080254B" w:rsidRDefault="006A010F">
      <w:pPr>
        <w:tabs>
          <w:tab w:val="left" w:pos="0"/>
        </w:tabs>
        <w:spacing w:line="360" w:lineRule="auto"/>
        <w:ind w:firstLine="0"/>
        <w:rPr>
          <w:color w:val="000000"/>
          <w:sz w:val="22"/>
          <w:szCs w:val="22"/>
        </w:rPr>
      </w:pPr>
      <w:r w:rsidRPr="006A010F">
        <w:drawing>
          <wp:inline distT="0" distB="0" distL="0" distR="0" wp14:anchorId="758E3559" wp14:editId="1E848E5C">
            <wp:extent cx="5760085" cy="9353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935355"/>
                    </a:xfrm>
                    <a:prstGeom prst="rect">
                      <a:avLst/>
                    </a:prstGeom>
                  </pic:spPr>
                </pic:pic>
              </a:graphicData>
            </a:graphic>
          </wp:inline>
        </w:drawing>
      </w:r>
      <w:r>
        <w:t>Robes, Capelli ; 2023.</w:t>
      </w:r>
    </w:p>
    <w:p w14:paraId="0C352BE8" w14:textId="77777777" w:rsidR="0080254B" w:rsidRDefault="001303C1">
      <w:pPr>
        <w:pStyle w:val="Ttulo3"/>
        <w:spacing w:before="0" w:after="0" w:line="360" w:lineRule="auto"/>
        <w:rPr>
          <w:b/>
        </w:rPr>
      </w:pPr>
      <w:bookmarkStart w:id="30" w:name="_17dp8vu" w:colFirst="0" w:colLast="0"/>
      <w:bookmarkEnd w:id="30"/>
      <w:r>
        <w:rPr>
          <w:b/>
        </w:rPr>
        <w:t xml:space="preserve">5.1.2 Requisitos não funcionais </w:t>
      </w:r>
    </w:p>
    <w:p w14:paraId="6EE21CC0" w14:textId="10E0510B" w:rsidR="0080254B" w:rsidRDefault="006A010F">
      <w:pPr>
        <w:tabs>
          <w:tab w:val="left" w:pos="0"/>
          <w:tab w:val="left" w:pos="0"/>
        </w:tabs>
        <w:spacing w:line="360" w:lineRule="auto"/>
        <w:ind w:firstLine="0"/>
      </w:pPr>
      <w:r w:rsidRPr="006A010F">
        <w:drawing>
          <wp:inline distT="0" distB="0" distL="0" distR="0" wp14:anchorId="5B38E988" wp14:editId="1259E43A">
            <wp:extent cx="5760085" cy="9169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16940"/>
                    </a:xfrm>
                    <a:prstGeom prst="rect">
                      <a:avLst/>
                    </a:prstGeom>
                  </pic:spPr>
                </pic:pic>
              </a:graphicData>
            </a:graphic>
          </wp:inline>
        </w:drawing>
      </w:r>
    </w:p>
    <w:p w14:paraId="0AE4BC9A" w14:textId="3D20F10E" w:rsidR="0080254B" w:rsidRDefault="006A010F">
      <w:pPr>
        <w:pBdr>
          <w:top w:val="nil"/>
          <w:left w:val="nil"/>
          <w:bottom w:val="nil"/>
          <w:right w:val="nil"/>
          <w:between w:val="nil"/>
        </w:pBdr>
        <w:spacing w:line="360" w:lineRule="auto"/>
        <w:ind w:firstLine="0"/>
      </w:pPr>
      <w:r>
        <w:t>Robes, Capelli ; 2023.</w:t>
      </w:r>
    </w:p>
    <w:p w14:paraId="7623F240" w14:textId="77777777" w:rsidR="0080254B" w:rsidRDefault="0080254B">
      <w:pPr>
        <w:pBdr>
          <w:top w:val="nil"/>
          <w:left w:val="nil"/>
          <w:bottom w:val="nil"/>
          <w:right w:val="nil"/>
          <w:between w:val="nil"/>
        </w:pBdr>
        <w:spacing w:line="360" w:lineRule="auto"/>
        <w:ind w:firstLine="0"/>
      </w:pPr>
    </w:p>
    <w:p w14:paraId="5C11716B" w14:textId="77777777" w:rsidR="0080254B" w:rsidRDefault="0080254B">
      <w:pPr>
        <w:pBdr>
          <w:top w:val="nil"/>
          <w:left w:val="nil"/>
          <w:bottom w:val="nil"/>
          <w:right w:val="nil"/>
          <w:between w:val="nil"/>
        </w:pBdr>
        <w:spacing w:line="360" w:lineRule="auto"/>
        <w:ind w:firstLine="0"/>
        <w:rPr>
          <w:color w:val="000000"/>
          <w:sz w:val="22"/>
          <w:szCs w:val="22"/>
        </w:rPr>
      </w:pPr>
    </w:p>
    <w:p w14:paraId="2438EC91" w14:textId="77777777" w:rsidR="0080254B" w:rsidRDefault="0080254B">
      <w:pPr>
        <w:pBdr>
          <w:top w:val="nil"/>
          <w:left w:val="nil"/>
          <w:bottom w:val="nil"/>
          <w:right w:val="nil"/>
          <w:between w:val="nil"/>
        </w:pBdr>
        <w:spacing w:line="360" w:lineRule="auto"/>
        <w:ind w:firstLine="0"/>
        <w:rPr>
          <w:color w:val="000000"/>
          <w:sz w:val="22"/>
          <w:szCs w:val="22"/>
        </w:rPr>
      </w:pPr>
    </w:p>
    <w:p w14:paraId="36D83039" w14:textId="77777777" w:rsidR="0080254B" w:rsidRDefault="0080254B">
      <w:pPr>
        <w:pBdr>
          <w:top w:val="nil"/>
          <w:left w:val="nil"/>
          <w:bottom w:val="nil"/>
          <w:right w:val="nil"/>
          <w:between w:val="nil"/>
        </w:pBdr>
        <w:spacing w:line="360" w:lineRule="auto"/>
        <w:ind w:firstLine="0"/>
        <w:rPr>
          <w:color w:val="000000"/>
          <w:sz w:val="22"/>
          <w:szCs w:val="22"/>
        </w:rPr>
      </w:pPr>
    </w:p>
    <w:p w14:paraId="1EBEC15E" w14:textId="77777777" w:rsidR="0080254B" w:rsidRDefault="0080254B">
      <w:pPr>
        <w:pBdr>
          <w:top w:val="nil"/>
          <w:left w:val="nil"/>
          <w:bottom w:val="nil"/>
          <w:right w:val="nil"/>
          <w:between w:val="nil"/>
        </w:pBdr>
        <w:spacing w:line="360" w:lineRule="auto"/>
        <w:ind w:firstLine="0"/>
        <w:rPr>
          <w:color w:val="000000"/>
          <w:sz w:val="22"/>
          <w:szCs w:val="22"/>
        </w:rPr>
      </w:pPr>
    </w:p>
    <w:p w14:paraId="170CF1A4" w14:textId="77777777" w:rsidR="0080254B" w:rsidRDefault="0080254B">
      <w:pPr>
        <w:pBdr>
          <w:top w:val="nil"/>
          <w:left w:val="nil"/>
          <w:bottom w:val="nil"/>
          <w:right w:val="nil"/>
          <w:between w:val="nil"/>
        </w:pBdr>
        <w:spacing w:line="360" w:lineRule="auto"/>
        <w:ind w:firstLine="0"/>
        <w:rPr>
          <w:color w:val="000000"/>
          <w:sz w:val="22"/>
          <w:szCs w:val="22"/>
        </w:rPr>
      </w:pPr>
    </w:p>
    <w:p w14:paraId="669EE6C9" w14:textId="77777777" w:rsidR="0080254B" w:rsidRDefault="0080254B">
      <w:pPr>
        <w:pBdr>
          <w:top w:val="nil"/>
          <w:left w:val="nil"/>
          <w:bottom w:val="nil"/>
          <w:right w:val="nil"/>
          <w:between w:val="nil"/>
        </w:pBdr>
        <w:spacing w:line="360" w:lineRule="auto"/>
        <w:ind w:firstLine="0"/>
        <w:rPr>
          <w:color w:val="000000"/>
          <w:sz w:val="22"/>
          <w:szCs w:val="22"/>
        </w:rPr>
      </w:pPr>
    </w:p>
    <w:p w14:paraId="05F50E59" w14:textId="77777777" w:rsidR="00BA256C" w:rsidRDefault="00BA256C">
      <w:pPr>
        <w:pBdr>
          <w:top w:val="nil"/>
          <w:left w:val="nil"/>
          <w:bottom w:val="nil"/>
          <w:right w:val="nil"/>
          <w:between w:val="nil"/>
        </w:pBdr>
        <w:spacing w:line="360" w:lineRule="auto"/>
        <w:ind w:firstLine="0"/>
        <w:rPr>
          <w:color w:val="000000"/>
          <w:sz w:val="22"/>
          <w:szCs w:val="22"/>
        </w:rPr>
      </w:pPr>
    </w:p>
    <w:p w14:paraId="554AB37B" w14:textId="77777777" w:rsidR="00BA256C" w:rsidRDefault="00BA256C">
      <w:pPr>
        <w:pBdr>
          <w:top w:val="nil"/>
          <w:left w:val="nil"/>
          <w:bottom w:val="nil"/>
          <w:right w:val="nil"/>
          <w:between w:val="nil"/>
        </w:pBdr>
        <w:spacing w:line="360" w:lineRule="auto"/>
        <w:ind w:firstLine="0"/>
        <w:rPr>
          <w:color w:val="000000"/>
          <w:sz w:val="22"/>
          <w:szCs w:val="22"/>
        </w:rPr>
      </w:pPr>
    </w:p>
    <w:p w14:paraId="43A13F2D" w14:textId="77777777" w:rsidR="00BA256C" w:rsidRDefault="00BA256C">
      <w:pPr>
        <w:pBdr>
          <w:top w:val="nil"/>
          <w:left w:val="nil"/>
          <w:bottom w:val="nil"/>
          <w:right w:val="nil"/>
          <w:between w:val="nil"/>
        </w:pBdr>
        <w:spacing w:line="360" w:lineRule="auto"/>
        <w:ind w:firstLine="0"/>
        <w:rPr>
          <w:color w:val="000000"/>
          <w:sz w:val="22"/>
          <w:szCs w:val="22"/>
        </w:rPr>
      </w:pPr>
    </w:p>
    <w:p w14:paraId="3B5DAC2B" w14:textId="77777777" w:rsidR="00BA256C" w:rsidRDefault="00BA256C">
      <w:pPr>
        <w:pBdr>
          <w:top w:val="nil"/>
          <w:left w:val="nil"/>
          <w:bottom w:val="nil"/>
          <w:right w:val="nil"/>
          <w:between w:val="nil"/>
        </w:pBdr>
        <w:spacing w:line="360" w:lineRule="auto"/>
        <w:ind w:firstLine="0"/>
        <w:rPr>
          <w:color w:val="000000"/>
          <w:sz w:val="22"/>
          <w:szCs w:val="22"/>
        </w:rPr>
      </w:pPr>
    </w:p>
    <w:p w14:paraId="481F6851" w14:textId="77777777" w:rsidR="00BA256C" w:rsidRDefault="00BA256C">
      <w:pPr>
        <w:pBdr>
          <w:top w:val="nil"/>
          <w:left w:val="nil"/>
          <w:bottom w:val="nil"/>
          <w:right w:val="nil"/>
          <w:between w:val="nil"/>
        </w:pBdr>
        <w:spacing w:line="360" w:lineRule="auto"/>
        <w:ind w:firstLine="0"/>
        <w:rPr>
          <w:color w:val="000000"/>
          <w:sz w:val="22"/>
          <w:szCs w:val="22"/>
        </w:rPr>
      </w:pPr>
    </w:p>
    <w:p w14:paraId="79088E6C" w14:textId="77777777" w:rsidR="0080254B" w:rsidRDefault="0080254B">
      <w:pPr>
        <w:pBdr>
          <w:top w:val="nil"/>
          <w:left w:val="nil"/>
          <w:bottom w:val="nil"/>
          <w:right w:val="nil"/>
          <w:between w:val="nil"/>
        </w:pBdr>
        <w:spacing w:line="360" w:lineRule="auto"/>
        <w:ind w:firstLine="0"/>
        <w:rPr>
          <w:color w:val="000000"/>
          <w:sz w:val="22"/>
          <w:szCs w:val="22"/>
        </w:rPr>
      </w:pPr>
    </w:p>
    <w:p w14:paraId="584CCA88" w14:textId="77777777" w:rsidR="0080254B" w:rsidRDefault="001303C1">
      <w:pPr>
        <w:pStyle w:val="Ttulo2"/>
        <w:numPr>
          <w:ilvl w:val="1"/>
          <w:numId w:val="3"/>
        </w:numPr>
        <w:spacing w:before="0" w:after="0"/>
      </w:pPr>
      <w:bookmarkStart w:id="31" w:name="_3rdcrjn" w:colFirst="0" w:colLast="0"/>
      <w:bookmarkEnd w:id="31"/>
      <w:r>
        <w:t xml:space="preserve"> Diagrama de Contexto</w:t>
      </w:r>
    </w:p>
    <w:p w14:paraId="1502A2A5" w14:textId="37E593DB" w:rsidR="0080254B" w:rsidRDefault="006A010F" w:rsidP="006A010F">
      <w:pPr>
        <w:pBdr>
          <w:top w:val="nil"/>
          <w:left w:val="nil"/>
          <w:bottom w:val="nil"/>
          <w:right w:val="nil"/>
          <w:between w:val="nil"/>
        </w:pBdr>
        <w:spacing w:line="360" w:lineRule="auto"/>
        <w:jc w:val="left"/>
        <w:rPr>
          <w:color w:val="000000"/>
          <w:u w:val="single"/>
        </w:rPr>
      </w:pPr>
      <w:r w:rsidRPr="006A010F">
        <w:t>O diagrama de contexto, resumidamente, tem o propósito de ilustrar a operação de um ciclo ou processo de forma clara e concisa, de modo que o usuário cliente do produto possa ter uma compreensão sobre o funcionamento do projeto.</w:t>
      </w:r>
      <w:r w:rsidR="001303C1">
        <w:rPr>
          <w:noProof/>
          <w:color w:val="000000"/>
        </w:rPr>
        <w:lastRenderedPageBreak/>
        <w:drawing>
          <wp:inline distT="0" distB="0" distL="0" distR="0" wp14:anchorId="2F7B4F2F" wp14:editId="289984F5">
            <wp:extent cx="5760085" cy="43122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60085" cy="4312285"/>
                    </a:xfrm>
                    <a:prstGeom prst="rect">
                      <a:avLst/>
                    </a:prstGeom>
                    <a:ln/>
                  </pic:spPr>
                </pic:pic>
              </a:graphicData>
            </a:graphic>
          </wp:inline>
        </w:drawing>
      </w:r>
    </w:p>
    <w:p w14:paraId="21264240" w14:textId="77777777" w:rsidR="0080254B" w:rsidRDefault="0080254B">
      <w:pPr>
        <w:pBdr>
          <w:top w:val="nil"/>
          <w:left w:val="nil"/>
          <w:bottom w:val="nil"/>
          <w:right w:val="nil"/>
          <w:between w:val="nil"/>
        </w:pBdr>
        <w:spacing w:line="360" w:lineRule="auto"/>
        <w:ind w:firstLine="141"/>
        <w:rPr>
          <w:color w:val="000000"/>
        </w:rPr>
      </w:pPr>
    </w:p>
    <w:p w14:paraId="53C84E77"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4677146E" w14:textId="10145E4C" w:rsidR="0080254B" w:rsidRDefault="00BA256C">
      <w:r>
        <w:t>MODELO CONCEITUAL</w:t>
      </w:r>
    </w:p>
    <w:p w14:paraId="5A4F5C22" w14:textId="25888776" w:rsidR="00BA256C" w:rsidRDefault="00BA256C" w:rsidP="00BA256C">
      <w:pPr>
        <w:ind w:firstLine="0"/>
      </w:pPr>
      <w:r w:rsidRPr="00A41142">
        <w:rPr>
          <w:noProof/>
        </w:rPr>
        <w:lastRenderedPageBreak/>
        <w:drawing>
          <wp:inline distT="0" distB="0" distL="0" distR="0" wp14:anchorId="01C170DE" wp14:editId="48388140">
            <wp:extent cx="5718810" cy="3790950"/>
            <wp:effectExtent l="0" t="0" r="0" b="0"/>
            <wp:docPr id="1750746196" name="Imagem 175074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9608" cy="3791479"/>
                    </a:xfrm>
                    <a:prstGeom prst="rect">
                      <a:avLst/>
                    </a:prstGeom>
                  </pic:spPr>
                </pic:pic>
              </a:graphicData>
            </a:graphic>
          </wp:inline>
        </w:drawing>
      </w:r>
    </w:p>
    <w:p w14:paraId="61579AB3" w14:textId="77777777" w:rsidR="0080254B" w:rsidRDefault="0080254B">
      <w:pPr>
        <w:ind w:firstLine="0"/>
      </w:pPr>
    </w:p>
    <w:p w14:paraId="4844761F" w14:textId="77777777" w:rsidR="00BA256C" w:rsidRDefault="00BA256C">
      <w:pPr>
        <w:ind w:firstLine="0"/>
      </w:pPr>
    </w:p>
    <w:p w14:paraId="665AAA40" w14:textId="77777777" w:rsidR="00BA256C" w:rsidRDefault="00BA256C">
      <w:pPr>
        <w:ind w:firstLine="0"/>
      </w:pPr>
    </w:p>
    <w:p w14:paraId="6A76AF9D" w14:textId="77777777" w:rsidR="00BA256C" w:rsidRDefault="00BA256C">
      <w:pPr>
        <w:ind w:firstLine="0"/>
      </w:pPr>
    </w:p>
    <w:p w14:paraId="77CE9188" w14:textId="77777777" w:rsidR="00BA256C" w:rsidRDefault="00BA256C">
      <w:pPr>
        <w:ind w:firstLine="0"/>
      </w:pPr>
    </w:p>
    <w:p w14:paraId="78D69D97" w14:textId="77777777" w:rsidR="0080254B" w:rsidRDefault="0080254B">
      <w:pPr>
        <w:ind w:firstLine="0"/>
      </w:pPr>
    </w:p>
    <w:p w14:paraId="5C689E84" w14:textId="77777777" w:rsidR="0080254B" w:rsidRDefault="001303C1">
      <w:pPr>
        <w:pStyle w:val="Ttulo2"/>
        <w:numPr>
          <w:ilvl w:val="1"/>
          <w:numId w:val="3"/>
        </w:numPr>
      </w:pPr>
      <w:bookmarkStart w:id="32" w:name="_26in1rg" w:colFirst="0" w:colLast="0"/>
      <w:bookmarkEnd w:id="32"/>
      <w:r>
        <w:t>Diagrama de Fluxo de dados</w:t>
      </w:r>
    </w:p>
    <w:p w14:paraId="5FDB61D2" w14:textId="2182A30F" w:rsidR="00BA256C" w:rsidRPr="00BA256C" w:rsidRDefault="006A010F" w:rsidP="006A010F">
      <w:pPr>
        <w:ind w:firstLine="0"/>
        <w:jc w:val="left"/>
      </w:pPr>
      <w:r w:rsidRPr="006A010F">
        <w:t>É um procedimento que busca exibir minuciosamente a passagem de informações especificadas até seu destino e trajeto.</w:t>
      </w:r>
    </w:p>
    <w:p w14:paraId="3496271D" w14:textId="77777777" w:rsidR="0080254B" w:rsidRDefault="001303C1" w:rsidP="006447EF">
      <w:pPr>
        <w:ind w:firstLine="0"/>
      </w:pPr>
      <w:commentRangeStart w:id="33"/>
      <w:r>
        <w:rPr>
          <w:noProof/>
        </w:rPr>
        <w:lastRenderedPageBreak/>
        <w:drawing>
          <wp:inline distT="0" distB="0" distL="0" distR="0" wp14:anchorId="248E7E67" wp14:editId="7752560F">
            <wp:extent cx="5718810" cy="3808730"/>
            <wp:effectExtent l="0" t="0" r="0" b="127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18810" cy="3808730"/>
                    </a:xfrm>
                    <a:prstGeom prst="rect">
                      <a:avLst/>
                    </a:prstGeom>
                    <a:ln/>
                  </pic:spPr>
                </pic:pic>
              </a:graphicData>
            </a:graphic>
          </wp:inline>
        </w:drawing>
      </w:r>
      <w:commentRangeEnd w:id="33"/>
      <w:r w:rsidR="00BA256C">
        <w:rPr>
          <w:rStyle w:val="Refdecomentrio"/>
        </w:rPr>
        <w:commentReference w:id="33"/>
      </w:r>
    </w:p>
    <w:p w14:paraId="7F67525B" w14:textId="77777777" w:rsidR="00A41142" w:rsidRDefault="001303C1" w:rsidP="00A41142">
      <w:pPr>
        <w:pBdr>
          <w:top w:val="nil"/>
          <w:left w:val="nil"/>
          <w:bottom w:val="nil"/>
          <w:right w:val="nil"/>
          <w:between w:val="nil"/>
        </w:pBdr>
        <w:spacing w:line="360" w:lineRule="auto"/>
        <w:ind w:firstLine="0"/>
      </w:pPr>
      <w:r>
        <w:t xml:space="preserve">     </w:t>
      </w:r>
      <w:r w:rsidR="00A41142">
        <w:rPr>
          <w:sz w:val="20"/>
          <w:szCs w:val="20"/>
        </w:rPr>
        <w:t>Fonte: Gabriel Robes, Paulo Henrique, 2023</w:t>
      </w:r>
    </w:p>
    <w:p w14:paraId="39CF708F" w14:textId="77777777" w:rsidR="0080254B" w:rsidRDefault="0080254B">
      <w:pPr>
        <w:rPr>
          <w:b/>
          <w:sz w:val="20"/>
          <w:szCs w:val="20"/>
        </w:rPr>
      </w:pPr>
    </w:p>
    <w:p w14:paraId="661DEF65" w14:textId="77777777" w:rsidR="0080254B" w:rsidRDefault="0080254B">
      <w:pPr>
        <w:rPr>
          <w:b/>
          <w:sz w:val="20"/>
          <w:szCs w:val="20"/>
        </w:rPr>
      </w:pPr>
    </w:p>
    <w:p w14:paraId="2575E08B" w14:textId="77777777" w:rsidR="0080254B" w:rsidRDefault="0080254B">
      <w:pPr>
        <w:rPr>
          <w:b/>
          <w:sz w:val="20"/>
          <w:szCs w:val="20"/>
        </w:rPr>
      </w:pPr>
    </w:p>
    <w:p w14:paraId="3633E8B9" w14:textId="77777777" w:rsidR="0080254B" w:rsidRDefault="0080254B">
      <w:pPr>
        <w:rPr>
          <w:b/>
          <w:sz w:val="20"/>
          <w:szCs w:val="20"/>
        </w:rPr>
      </w:pPr>
    </w:p>
    <w:p w14:paraId="0073CBD7" w14:textId="77777777" w:rsidR="0080254B" w:rsidRDefault="0080254B">
      <w:pPr>
        <w:rPr>
          <w:b/>
          <w:sz w:val="20"/>
          <w:szCs w:val="20"/>
        </w:rPr>
      </w:pPr>
    </w:p>
    <w:p w14:paraId="755FA748" w14:textId="77777777" w:rsidR="0080254B" w:rsidRDefault="0080254B">
      <w:pPr>
        <w:rPr>
          <w:b/>
          <w:sz w:val="20"/>
          <w:szCs w:val="20"/>
        </w:rPr>
      </w:pPr>
    </w:p>
    <w:p w14:paraId="71A16D7D" w14:textId="77777777" w:rsidR="0080254B" w:rsidRDefault="0080254B">
      <w:pPr>
        <w:rPr>
          <w:b/>
          <w:sz w:val="20"/>
          <w:szCs w:val="20"/>
        </w:rPr>
      </w:pPr>
    </w:p>
    <w:p w14:paraId="58F25536" w14:textId="77777777" w:rsidR="0080254B" w:rsidRDefault="0080254B">
      <w:pPr>
        <w:rPr>
          <w:b/>
          <w:sz w:val="20"/>
          <w:szCs w:val="20"/>
        </w:rPr>
      </w:pPr>
    </w:p>
    <w:p w14:paraId="63BBDBBF" w14:textId="77777777" w:rsidR="0080254B" w:rsidRDefault="0080254B">
      <w:pPr>
        <w:rPr>
          <w:b/>
          <w:sz w:val="20"/>
          <w:szCs w:val="20"/>
        </w:rPr>
      </w:pPr>
    </w:p>
    <w:p w14:paraId="38EA1424" w14:textId="77777777" w:rsidR="0080254B" w:rsidRDefault="0080254B">
      <w:pPr>
        <w:rPr>
          <w:b/>
          <w:sz w:val="20"/>
          <w:szCs w:val="20"/>
        </w:rPr>
      </w:pPr>
    </w:p>
    <w:p w14:paraId="5AE9C12B" w14:textId="77777777" w:rsidR="00BA256C" w:rsidRDefault="00BA256C">
      <w:pPr>
        <w:rPr>
          <w:b/>
          <w:sz w:val="20"/>
          <w:szCs w:val="20"/>
        </w:rPr>
      </w:pPr>
    </w:p>
    <w:p w14:paraId="653D6DC5" w14:textId="77777777" w:rsidR="00BA256C" w:rsidRDefault="00BA256C">
      <w:pPr>
        <w:rPr>
          <w:b/>
          <w:sz w:val="20"/>
          <w:szCs w:val="20"/>
        </w:rPr>
      </w:pPr>
    </w:p>
    <w:p w14:paraId="251A619D" w14:textId="77777777" w:rsidR="00BA256C" w:rsidRDefault="00BA256C">
      <w:pPr>
        <w:rPr>
          <w:b/>
          <w:sz w:val="20"/>
          <w:szCs w:val="20"/>
        </w:rPr>
      </w:pPr>
    </w:p>
    <w:p w14:paraId="0713762F" w14:textId="77777777" w:rsidR="0080254B" w:rsidRDefault="001303C1">
      <w:pPr>
        <w:pStyle w:val="Ttulo2"/>
        <w:numPr>
          <w:ilvl w:val="1"/>
          <w:numId w:val="3"/>
        </w:numPr>
        <w:ind w:left="578" w:hanging="578"/>
      </w:pPr>
      <w:bookmarkStart w:id="34" w:name="_lnxbz9" w:colFirst="0" w:colLast="0"/>
      <w:bookmarkEnd w:id="34"/>
      <w:r>
        <w:lastRenderedPageBreak/>
        <w:t xml:space="preserve">Diagrama de Entidade e </w:t>
      </w:r>
      <w:commentRangeStart w:id="35"/>
      <w:r>
        <w:t>relacionamento</w:t>
      </w:r>
      <w:commentRangeEnd w:id="35"/>
      <w:r w:rsidR="00BA256C">
        <w:rPr>
          <w:rStyle w:val="Refdecomentrio"/>
          <w:b w:val="0"/>
        </w:rPr>
        <w:commentReference w:id="35"/>
      </w:r>
    </w:p>
    <w:p w14:paraId="10A99908" w14:textId="4A5C7A78" w:rsidR="0080254B" w:rsidRDefault="006A010F">
      <w:pPr>
        <w:ind w:firstLine="0"/>
      </w:pPr>
      <w:r w:rsidRPr="006A010F">
        <w:drawing>
          <wp:inline distT="0" distB="0" distL="0" distR="0" wp14:anchorId="58D32170" wp14:editId="14B1DBCD">
            <wp:extent cx="5760085" cy="5372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372100"/>
                    </a:xfrm>
                    <a:prstGeom prst="rect">
                      <a:avLst/>
                    </a:prstGeom>
                  </pic:spPr>
                </pic:pic>
              </a:graphicData>
            </a:graphic>
          </wp:inline>
        </w:drawing>
      </w:r>
    </w:p>
    <w:p w14:paraId="556084F9"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72DA1FB8" w14:textId="77777777" w:rsidR="0080254B" w:rsidRDefault="0080254B">
      <w:pPr>
        <w:tabs>
          <w:tab w:val="left" w:pos="0"/>
          <w:tab w:val="left" w:pos="0"/>
        </w:tabs>
        <w:ind w:firstLine="0"/>
      </w:pPr>
    </w:p>
    <w:p w14:paraId="34FFB8D3" w14:textId="77777777" w:rsidR="0080254B" w:rsidRDefault="0080254B">
      <w:pPr>
        <w:tabs>
          <w:tab w:val="left" w:pos="0"/>
          <w:tab w:val="left" w:pos="0"/>
        </w:tabs>
        <w:ind w:firstLine="0"/>
      </w:pPr>
    </w:p>
    <w:p w14:paraId="51624E8B" w14:textId="77777777" w:rsidR="0080254B" w:rsidRDefault="0080254B">
      <w:pPr>
        <w:tabs>
          <w:tab w:val="left" w:pos="0"/>
          <w:tab w:val="left" w:pos="0"/>
        </w:tabs>
        <w:ind w:firstLine="0"/>
      </w:pPr>
    </w:p>
    <w:p w14:paraId="436C06CF" w14:textId="77777777" w:rsidR="0080254B" w:rsidRDefault="001303C1">
      <w:pPr>
        <w:pStyle w:val="Ttulo2"/>
        <w:numPr>
          <w:ilvl w:val="1"/>
          <w:numId w:val="3"/>
        </w:numPr>
        <w:ind w:left="578" w:hanging="578"/>
      </w:pPr>
      <w:bookmarkStart w:id="36" w:name="_35nkun2" w:colFirst="0" w:colLast="0"/>
      <w:bookmarkEnd w:id="36"/>
      <w:r>
        <w:t xml:space="preserve">Dicionário de </w:t>
      </w:r>
      <w:commentRangeStart w:id="37"/>
      <w:r>
        <w:t>Dados</w:t>
      </w:r>
      <w:commentRangeEnd w:id="37"/>
      <w:r w:rsidR="00BA256C">
        <w:rPr>
          <w:rStyle w:val="Refdecomentrio"/>
          <w:b w:val="0"/>
        </w:rPr>
        <w:commentReference w:id="37"/>
      </w:r>
    </w:p>
    <w:p w14:paraId="6A20C415" w14:textId="6F6C29C0" w:rsidR="00BA256C" w:rsidRPr="006A010F" w:rsidRDefault="006A010F" w:rsidP="006A010F">
      <w:pPr>
        <w:jc w:val="left"/>
      </w:pPr>
      <w:r w:rsidRPr="006A010F">
        <w:t xml:space="preserve">O Dicionário de Dados armazena informações geradas pelos diagramas, bem como dados atribuídos pelo usuário aos símbolos diagramáticos. Além disso, o DD </w:t>
      </w:r>
      <w:r w:rsidRPr="006A010F">
        <w:lastRenderedPageBreak/>
        <w:t>permite a conexão de várias técnicas de diagramação, realiza verificações de consistência e oferece aos usuários a capacidade de criar metodologias de desenvolvimento de software.</w:t>
      </w:r>
    </w:p>
    <w:p w14:paraId="224E04A6" w14:textId="77777777" w:rsidR="0080254B" w:rsidRDefault="00A41142">
      <w:pPr>
        <w:tabs>
          <w:tab w:val="left" w:pos="0"/>
          <w:tab w:val="left" w:pos="0"/>
        </w:tabs>
        <w:spacing w:before="240" w:line="360" w:lineRule="auto"/>
        <w:ind w:firstLine="0"/>
      </w:pPr>
      <w:r w:rsidRPr="00A41142">
        <w:rPr>
          <w:noProof/>
        </w:rPr>
        <w:drawing>
          <wp:inline distT="0" distB="0" distL="0" distR="0" wp14:anchorId="5D19514E" wp14:editId="2F511705">
            <wp:extent cx="5760085" cy="309181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91815"/>
                    </a:xfrm>
                    <a:prstGeom prst="rect">
                      <a:avLst/>
                    </a:prstGeom>
                  </pic:spPr>
                </pic:pic>
              </a:graphicData>
            </a:graphic>
          </wp:inline>
        </w:drawing>
      </w:r>
    </w:p>
    <w:p w14:paraId="261518CB" w14:textId="77777777" w:rsidR="00A41142" w:rsidRDefault="00A41142">
      <w:pPr>
        <w:tabs>
          <w:tab w:val="left" w:pos="0"/>
          <w:tab w:val="left" w:pos="0"/>
        </w:tabs>
        <w:spacing w:before="240" w:line="360" w:lineRule="auto"/>
        <w:ind w:firstLine="0"/>
      </w:pPr>
      <w:r w:rsidRPr="00A41142">
        <w:rPr>
          <w:noProof/>
        </w:rPr>
        <w:drawing>
          <wp:inline distT="0" distB="0" distL="0" distR="0" wp14:anchorId="54ECF40E" wp14:editId="215BA3BD">
            <wp:extent cx="5760085" cy="30295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029585"/>
                    </a:xfrm>
                    <a:prstGeom prst="rect">
                      <a:avLst/>
                    </a:prstGeom>
                  </pic:spPr>
                </pic:pic>
              </a:graphicData>
            </a:graphic>
          </wp:inline>
        </w:drawing>
      </w:r>
    </w:p>
    <w:p w14:paraId="1264D7F9" w14:textId="77777777" w:rsidR="00A41142" w:rsidRDefault="00A41142">
      <w:pPr>
        <w:tabs>
          <w:tab w:val="left" w:pos="0"/>
          <w:tab w:val="left" w:pos="0"/>
        </w:tabs>
        <w:spacing w:before="240" w:line="360" w:lineRule="auto"/>
        <w:ind w:firstLine="0"/>
      </w:pPr>
      <w:r w:rsidRPr="00A41142">
        <w:rPr>
          <w:noProof/>
        </w:rPr>
        <w:lastRenderedPageBreak/>
        <w:drawing>
          <wp:inline distT="0" distB="0" distL="0" distR="0" wp14:anchorId="53A55DA7" wp14:editId="0A06C143">
            <wp:extent cx="5760085" cy="2167255"/>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167255"/>
                    </a:xfrm>
                    <a:prstGeom prst="rect">
                      <a:avLst/>
                    </a:prstGeom>
                  </pic:spPr>
                </pic:pic>
              </a:graphicData>
            </a:graphic>
          </wp:inline>
        </w:drawing>
      </w:r>
    </w:p>
    <w:p w14:paraId="41BE3616"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392DC089" w14:textId="77777777" w:rsidR="0080254B" w:rsidRDefault="0080254B">
      <w:pPr>
        <w:ind w:firstLine="0"/>
      </w:pPr>
    </w:p>
    <w:p w14:paraId="2B4019BE" w14:textId="77777777" w:rsidR="0080254B" w:rsidRDefault="0080254B">
      <w:pPr>
        <w:ind w:firstLine="0"/>
      </w:pPr>
    </w:p>
    <w:p w14:paraId="55285CEC" w14:textId="77777777" w:rsidR="0080254B" w:rsidRDefault="0080254B">
      <w:pPr>
        <w:ind w:firstLine="0"/>
      </w:pPr>
    </w:p>
    <w:p w14:paraId="0881ADD8" w14:textId="77777777" w:rsidR="0080254B" w:rsidRDefault="0080254B">
      <w:pPr>
        <w:ind w:firstLine="0"/>
      </w:pPr>
    </w:p>
    <w:p w14:paraId="71F6DE5B" w14:textId="77777777" w:rsidR="0080254B" w:rsidRDefault="0080254B">
      <w:pPr>
        <w:ind w:firstLine="0"/>
      </w:pPr>
    </w:p>
    <w:p w14:paraId="26BD2D51" w14:textId="77777777" w:rsidR="0080254B" w:rsidRDefault="0080254B">
      <w:pPr>
        <w:ind w:firstLine="0"/>
      </w:pPr>
    </w:p>
    <w:p w14:paraId="42803166" w14:textId="77777777" w:rsidR="0080254B" w:rsidRDefault="0080254B">
      <w:pPr>
        <w:ind w:firstLine="0"/>
      </w:pPr>
    </w:p>
    <w:p w14:paraId="4AF40001" w14:textId="77777777" w:rsidR="0080254B" w:rsidRDefault="001303C1">
      <w:pPr>
        <w:pStyle w:val="Ttulo2"/>
        <w:numPr>
          <w:ilvl w:val="1"/>
          <w:numId w:val="1"/>
        </w:numPr>
      </w:pPr>
      <w:bookmarkStart w:id="38" w:name="_1ksv4uv" w:colFirst="0" w:colLast="0"/>
      <w:bookmarkEnd w:id="38"/>
      <w:r>
        <w:t>Diagrama de Caso de Uso</w:t>
      </w:r>
    </w:p>
    <w:p w14:paraId="215B28A2" w14:textId="001C7A7D" w:rsidR="00BA256C" w:rsidRPr="00BA256C" w:rsidRDefault="00BA256C" w:rsidP="006447EF">
      <w:r>
        <w:t>TEXTO</w:t>
      </w:r>
    </w:p>
    <w:p w14:paraId="0DB0FA10" w14:textId="77777777" w:rsidR="00A41142" w:rsidRPr="00A41142" w:rsidRDefault="00A41142" w:rsidP="006447EF">
      <w:pPr>
        <w:ind w:firstLine="0"/>
      </w:pPr>
      <w:r w:rsidRPr="00A41142">
        <w:rPr>
          <w:noProof/>
        </w:rPr>
        <w:lastRenderedPageBreak/>
        <w:drawing>
          <wp:inline distT="0" distB="0" distL="0" distR="0" wp14:anchorId="4030E8E7" wp14:editId="5A4AB27E">
            <wp:extent cx="5760085" cy="35356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535680"/>
                    </a:xfrm>
                    <a:prstGeom prst="rect">
                      <a:avLst/>
                    </a:prstGeom>
                  </pic:spPr>
                </pic:pic>
              </a:graphicData>
            </a:graphic>
          </wp:inline>
        </w:drawing>
      </w:r>
    </w:p>
    <w:p w14:paraId="5975E72A" w14:textId="77777777" w:rsidR="00A41142" w:rsidRDefault="00A41142" w:rsidP="00A41142">
      <w:pPr>
        <w:pStyle w:val="PargrafodaLista"/>
        <w:numPr>
          <w:ilvl w:val="0"/>
          <w:numId w:val="1"/>
        </w:numPr>
        <w:pBdr>
          <w:top w:val="nil"/>
          <w:left w:val="nil"/>
          <w:bottom w:val="nil"/>
          <w:right w:val="nil"/>
          <w:between w:val="nil"/>
        </w:pBdr>
        <w:spacing w:line="360" w:lineRule="auto"/>
      </w:pPr>
      <w:bookmarkStart w:id="39" w:name="_44sinio" w:colFirst="0" w:colLast="0"/>
      <w:bookmarkEnd w:id="39"/>
      <w:r w:rsidRPr="00A41142">
        <w:rPr>
          <w:sz w:val="20"/>
          <w:szCs w:val="20"/>
        </w:rPr>
        <w:t>Fonte: Gabriel Robes, Paulo Henrique, 2023</w:t>
      </w:r>
    </w:p>
    <w:p w14:paraId="1B322EAC" w14:textId="77777777" w:rsidR="0080254B" w:rsidRDefault="0080254B">
      <w:pPr>
        <w:tabs>
          <w:tab w:val="left" w:pos="-5"/>
          <w:tab w:val="left" w:pos="-5"/>
          <w:tab w:val="left" w:pos="-5"/>
        </w:tabs>
        <w:ind w:left="720" w:hanging="861"/>
        <w:rPr>
          <w:b/>
          <w:sz w:val="20"/>
          <w:szCs w:val="20"/>
        </w:rPr>
      </w:pPr>
    </w:p>
    <w:p w14:paraId="6F352BFD" w14:textId="77777777" w:rsidR="0080254B" w:rsidRDefault="0080254B">
      <w:pPr>
        <w:tabs>
          <w:tab w:val="left" w:pos="-5"/>
          <w:tab w:val="left" w:pos="-5"/>
          <w:tab w:val="left" w:pos="-5"/>
        </w:tabs>
        <w:ind w:left="720" w:hanging="861"/>
        <w:rPr>
          <w:b/>
          <w:sz w:val="20"/>
          <w:szCs w:val="20"/>
        </w:rPr>
      </w:pPr>
    </w:p>
    <w:p w14:paraId="70A7A087" w14:textId="77777777" w:rsidR="0080254B" w:rsidRDefault="0080254B">
      <w:pPr>
        <w:tabs>
          <w:tab w:val="left" w:pos="709"/>
          <w:tab w:val="left" w:pos="709"/>
          <w:tab w:val="left" w:pos="709"/>
        </w:tabs>
        <w:ind w:firstLine="0"/>
      </w:pPr>
    </w:p>
    <w:p w14:paraId="69C643DE" w14:textId="77777777" w:rsidR="00A41142" w:rsidRDefault="00A41142" w:rsidP="00A41142">
      <w:pPr>
        <w:pStyle w:val="PargrafodaLista"/>
        <w:numPr>
          <w:ilvl w:val="0"/>
          <w:numId w:val="1"/>
        </w:numPr>
        <w:pBdr>
          <w:top w:val="nil"/>
          <w:left w:val="nil"/>
          <w:bottom w:val="nil"/>
          <w:right w:val="nil"/>
          <w:between w:val="nil"/>
        </w:pBdr>
        <w:spacing w:line="360" w:lineRule="auto"/>
      </w:pPr>
      <w:bookmarkStart w:id="40" w:name="_2jxsxqh" w:colFirst="0" w:colLast="0"/>
      <w:bookmarkEnd w:id="40"/>
      <w:r w:rsidRPr="00A41142">
        <w:rPr>
          <w:sz w:val="20"/>
          <w:szCs w:val="20"/>
        </w:rPr>
        <w:t>Fonte: Gabriel Robes, Paulo Henrique, 2023</w:t>
      </w:r>
    </w:p>
    <w:p w14:paraId="762679FB" w14:textId="77777777" w:rsidR="0080254B" w:rsidRDefault="001303C1">
      <w:pPr>
        <w:pStyle w:val="Ttulo3"/>
        <w:numPr>
          <w:ilvl w:val="2"/>
          <w:numId w:val="1"/>
        </w:numPr>
      </w:pPr>
      <w:r>
        <w:t>Cadastrar</w:t>
      </w:r>
    </w:p>
    <w:p w14:paraId="3D228653" w14:textId="77777777" w:rsidR="0080254B" w:rsidRDefault="0080254B">
      <w:pPr>
        <w:ind w:firstLine="0"/>
        <w:rPr>
          <w:b/>
        </w:rPr>
      </w:pPr>
    </w:p>
    <w:p w14:paraId="7087E69B" w14:textId="77777777" w:rsidR="0080254B" w:rsidRDefault="001303C1">
      <w:pPr>
        <w:pStyle w:val="Ttulo3"/>
        <w:numPr>
          <w:ilvl w:val="2"/>
          <w:numId w:val="1"/>
        </w:numPr>
      </w:pPr>
      <w:bookmarkStart w:id="41" w:name="_z337ya" w:colFirst="0" w:colLast="0"/>
      <w:bookmarkEnd w:id="41"/>
      <w:proofErr w:type="spellStart"/>
      <w:r>
        <w:t>Logar</w:t>
      </w:r>
      <w:proofErr w:type="spellEnd"/>
    </w:p>
    <w:p w14:paraId="28A6BAF3" w14:textId="77777777" w:rsidR="0080254B" w:rsidRDefault="0080254B">
      <w:pPr>
        <w:tabs>
          <w:tab w:val="left" w:pos="709"/>
        </w:tabs>
        <w:ind w:firstLine="0"/>
        <w:rPr>
          <w:b/>
        </w:rPr>
      </w:pPr>
    </w:p>
    <w:p w14:paraId="1F5ED2D2" w14:textId="77777777" w:rsidR="0080254B" w:rsidRDefault="001303C1">
      <w:pPr>
        <w:pStyle w:val="Ttulo3"/>
        <w:numPr>
          <w:ilvl w:val="2"/>
          <w:numId w:val="1"/>
        </w:numPr>
      </w:pPr>
      <w:bookmarkStart w:id="42" w:name="_3j2qqm3" w:colFirst="0" w:colLast="0"/>
      <w:bookmarkEnd w:id="42"/>
      <w:r>
        <w:t>Cadastro de funcionário/profissional</w:t>
      </w:r>
    </w:p>
    <w:p w14:paraId="13CA9443" w14:textId="77777777" w:rsidR="0080254B" w:rsidRDefault="0080254B">
      <w:pPr>
        <w:tabs>
          <w:tab w:val="left" w:pos="709"/>
        </w:tabs>
        <w:ind w:firstLine="0"/>
      </w:pPr>
    </w:p>
    <w:p w14:paraId="5DA69D3D" w14:textId="77777777" w:rsidR="0080254B" w:rsidRDefault="0080254B">
      <w:pPr>
        <w:tabs>
          <w:tab w:val="left" w:pos="709"/>
        </w:tabs>
        <w:ind w:firstLine="0"/>
      </w:pPr>
    </w:p>
    <w:p w14:paraId="5BEB1143" w14:textId="77777777" w:rsidR="0080254B" w:rsidRDefault="001303C1">
      <w:pPr>
        <w:pStyle w:val="Ttulo3"/>
        <w:numPr>
          <w:ilvl w:val="2"/>
          <w:numId w:val="1"/>
        </w:numPr>
        <w:spacing w:after="0" w:line="240" w:lineRule="auto"/>
      </w:pPr>
      <w:bookmarkStart w:id="43" w:name="_1y810tw" w:colFirst="0" w:colLast="0"/>
      <w:bookmarkEnd w:id="43"/>
      <w:r>
        <w:lastRenderedPageBreak/>
        <w:t xml:space="preserve">Consultar profissionais </w:t>
      </w:r>
    </w:p>
    <w:p w14:paraId="64022AF4" w14:textId="77777777" w:rsidR="0080254B" w:rsidRDefault="0080254B">
      <w:pPr>
        <w:tabs>
          <w:tab w:val="left" w:pos="709"/>
        </w:tabs>
        <w:ind w:left="720" w:firstLine="0"/>
      </w:pPr>
    </w:p>
    <w:p w14:paraId="4236B6E5" w14:textId="77777777" w:rsidR="0080254B" w:rsidRDefault="0080254B">
      <w:pPr>
        <w:ind w:firstLine="0"/>
      </w:pPr>
    </w:p>
    <w:p w14:paraId="48134A61" w14:textId="77777777" w:rsidR="0080254B" w:rsidRDefault="001303C1">
      <w:pPr>
        <w:pStyle w:val="Ttulo3"/>
        <w:numPr>
          <w:ilvl w:val="2"/>
          <w:numId w:val="1"/>
        </w:numPr>
      </w:pPr>
      <w:bookmarkStart w:id="44" w:name="_4i7ojhp" w:colFirst="0" w:colLast="0"/>
      <w:bookmarkEnd w:id="44"/>
      <w:r>
        <w:t>Agendamento</w:t>
      </w:r>
    </w:p>
    <w:p w14:paraId="27194741" w14:textId="77777777" w:rsidR="0080254B" w:rsidRDefault="0080254B">
      <w:pPr>
        <w:tabs>
          <w:tab w:val="left" w:pos="709"/>
        </w:tabs>
        <w:ind w:firstLine="0"/>
      </w:pPr>
    </w:p>
    <w:p w14:paraId="0FCF3E31" w14:textId="77777777" w:rsidR="0080254B" w:rsidRDefault="0080254B">
      <w:pPr>
        <w:ind w:firstLine="0"/>
      </w:pPr>
    </w:p>
    <w:p w14:paraId="1C918C69" w14:textId="77777777" w:rsidR="0080254B" w:rsidRDefault="0080254B">
      <w:pPr>
        <w:ind w:firstLine="0"/>
      </w:pPr>
    </w:p>
    <w:p w14:paraId="16C44AE0" w14:textId="77777777" w:rsidR="0080254B" w:rsidRDefault="001303C1">
      <w:pPr>
        <w:pStyle w:val="Ttulo2"/>
        <w:numPr>
          <w:ilvl w:val="1"/>
          <w:numId w:val="1"/>
        </w:numPr>
        <w:ind w:left="578" w:hanging="578"/>
      </w:pPr>
      <w:bookmarkStart w:id="45" w:name="_2xcytpi" w:colFirst="0" w:colLast="0"/>
      <w:bookmarkEnd w:id="45"/>
      <w:r>
        <w:t>Diagrama de Classe</w:t>
      </w:r>
    </w:p>
    <w:p w14:paraId="037925BB" w14:textId="77777777" w:rsidR="0080254B" w:rsidRDefault="001303C1">
      <w:pPr>
        <w:ind w:firstLine="0"/>
      </w:pPr>
      <w:r>
        <w:rPr>
          <w:b/>
          <w:sz w:val="20"/>
          <w:szCs w:val="20"/>
        </w:rPr>
        <w:t>Fonte: O autor, 2022</w:t>
      </w:r>
    </w:p>
    <w:p w14:paraId="59A92CCE" w14:textId="77777777" w:rsidR="0080254B" w:rsidRDefault="001303C1">
      <w:pPr>
        <w:pStyle w:val="Ttulo2"/>
        <w:numPr>
          <w:ilvl w:val="1"/>
          <w:numId w:val="1"/>
        </w:numPr>
        <w:ind w:left="578" w:hanging="578"/>
      </w:pPr>
      <w:bookmarkStart w:id="46" w:name="_1ci93xb" w:colFirst="0" w:colLast="0"/>
      <w:bookmarkEnd w:id="46"/>
      <w:r>
        <w:t xml:space="preserve">Diagrama de Sequência </w:t>
      </w:r>
    </w:p>
    <w:p w14:paraId="4A28CBAD" w14:textId="77777777" w:rsidR="0080254B" w:rsidRDefault="0080254B">
      <w:pPr>
        <w:ind w:left="709" w:firstLine="0"/>
      </w:pPr>
    </w:p>
    <w:p w14:paraId="1A1A9AD2" w14:textId="77777777" w:rsidR="0080254B" w:rsidRDefault="0080254B">
      <w:pPr>
        <w:ind w:left="709" w:hanging="709"/>
      </w:pPr>
    </w:p>
    <w:p w14:paraId="09B21E25" w14:textId="77777777" w:rsidR="0080254B" w:rsidRDefault="0080254B">
      <w:pPr>
        <w:ind w:left="709" w:firstLine="0"/>
        <w:rPr>
          <w:sz w:val="22"/>
          <w:szCs w:val="22"/>
        </w:rPr>
      </w:pPr>
    </w:p>
    <w:p w14:paraId="113B193B" w14:textId="77777777" w:rsidR="0080254B" w:rsidRDefault="001303C1">
      <w:pPr>
        <w:ind w:firstLine="0"/>
        <w:rPr>
          <w:b/>
          <w:sz w:val="20"/>
          <w:szCs w:val="20"/>
        </w:rPr>
      </w:pPr>
      <w:r>
        <w:rPr>
          <w:b/>
          <w:sz w:val="20"/>
          <w:szCs w:val="20"/>
        </w:rPr>
        <w:t>Fonte: O autor, 2022</w:t>
      </w:r>
    </w:p>
    <w:p w14:paraId="2343B138" w14:textId="77777777" w:rsidR="0080254B" w:rsidRDefault="0080254B">
      <w:pPr>
        <w:ind w:firstLine="0"/>
      </w:pPr>
    </w:p>
    <w:p w14:paraId="76F28170" w14:textId="77777777" w:rsidR="0080254B" w:rsidRDefault="0080254B">
      <w:pPr>
        <w:ind w:firstLine="0"/>
      </w:pPr>
    </w:p>
    <w:p w14:paraId="505CAC8F" w14:textId="77777777" w:rsidR="0080254B" w:rsidRDefault="001303C1">
      <w:pPr>
        <w:pStyle w:val="Ttulo2"/>
        <w:numPr>
          <w:ilvl w:val="1"/>
          <w:numId w:val="1"/>
        </w:numPr>
        <w:ind w:left="578" w:hanging="578"/>
      </w:pPr>
      <w:bookmarkStart w:id="47" w:name="_3whwml4" w:colFirst="0" w:colLast="0"/>
      <w:bookmarkEnd w:id="47"/>
      <w:r>
        <w:t>Diagrama de Atividade</w:t>
      </w:r>
    </w:p>
    <w:p w14:paraId="0E54C1FE" w14:textId="77777777" w:rsidR="0080254B" w:rsidRDefault="0080254B">
      <w:pPr>
        <w:spacing w:line="360" w:lineRule="auto"/>
        <w:ind w:left="709" w:hanging="709"/>
      </w:pPr>
    </w:p>
    <w:p w14:paraId="64A2F128" w14:textId="77777777" w:rsidR="0080254B" w:rsidRDefault="001303C1">
      <w:pPr>
        <w:ind w:firstLine="0"/>
      </w:pPr>
      <w:r>
        <w:rPr>
          <w:b/>
          <w:sz w:val="20"/>
          <w:szCs w:val="20"/>
        </w:rPr>
        <w:t>Fonte: O autor, 2022</w:t>
      </w:r>
    </w:p>
    <w:p w14:paraId="5A0A7B19" w14:textId="77777777" w:rsidR="0080254B" w:rsidRDefault="001303C1">
      <w:pPr>
        <w:pStyle w:val="Ttulo1"/>
        <w:numPr>
          <w:ilvl w:val="0"/>
          <w:numId w:val="1"/>
        </w:numPr>
        <w:ind w:left="0" w:firstLine="0"/>
      </w:pPr>
      <w:bookmarkStart w:id="48" w:name="_2bn6wsx" w:colFirst="0" w:colLast="0"/>
      <w:bookmarkEnd w:id="48"/>
      <w:r>
        <w:lastRenderedPageBreak/>
        <w:t xml:space="preserve">Telas </w:t>
      </w:r>
    </w:p>
    <w:p w14:paraId="5F2159AD" w14:textId="77777777" w:rsidR="0080254B" w:rsidRDefault="0080254B">
      <w:pPr>
        <w:tabs>
          <w:tab w:val="left" w:pos="709"/>
        </w:tabs>
        <w:ind w:firstLine="0"/>
      </w:pPr>
    </w:p>
    <w:p w14:paraId="1D7A3BC2" w14:textId="77777777" w:rsidR="0080254B" w:rsidRDefault="001303C1">
      <w:pPr>
        <w:tabs>
          <w:tab w:val="left" w:pos="709"/>
        </w:tabs>
        <w:ind w:firstLine="0"/>
      </w:pPr>
      <w:r>
        <w:tab/>
      </w:r>
      <w:r>
        <w:rPr>
          <w:noProof/>
        </w:rPr>
        <w:drawing>
          <wp:inline distT="0" distB="0" distL="0" distR="0" wp14:anchorId="20616B6B" wp14:editId="5462AFCD">
            <wp:extent cx="5760085" cy="3238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60085" cy="3238500"/>
                    </a:xfrm>
                    <a:prstGeom prst="rect">
                      <a:avLst/>
                    </a:prstGeom>
                    <a:ln/>
                  </pic:spPr>
                </pic:pic>
              </a:graphicData>
            </a:graphic>
          </wp:inline>
        </w:drawing>
      </w:r>
    </w:p>
    <w:p w14:paraId="75534941" w14:textId="77777777" w:rsidR="0080254B" w:rsidRDefault="0080254B">
      <w:pPr>
        <w:tabs>
          <w:tab w:val="left" w:pos="709"/>
        </w:tabs>
        <w:ind w:firstLine="0"/>
      </w:pPr>
    </w:p>
    <w:p w14:paraId="172E4345" w14:textId="77777777" w:rsidR="0080254B" w:rsidRDefault="001303C1">
      <w:pPr>
        <w:tabs>
          <w:tab w:val="left" w:pos="709"/>
        </w:tabs>
        <w:ind w:firstLine="0"/>
      </w:pPr>
      <w:r>
        <w:rPr>
          <w:noProof/>
        </w:rPr>
        <w:drawing>
          <wp:inline distT="0" distB="0" distL="0" distR="0" wp14:anchorId="68FF33B2" wp14:editId="216F26E8">
            <wp:extent cx="5760085" cy="3238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60085" cy="3238500"/>
                    </a:xfrm>
                    <a:prstGeom prst="rect">
                      <a:avLst/>
                    </a:prstGeom>
                    <a:ln/>
                  </pic:spPr>
                </pic:pic>
              </a:graphicData>
            </a:graphic>
          </wp:inline>
        </w:drawing>
      </w:r>
    </w:p>
    <w:p w14:paraId="64D75CE5" w14:textId="77777777" w:rsidR="0080254B" w:rsidRDefault="001303C1">
      <w:pPr>
        <w:tabs>
          <w:tab w:val="left" w:pos="709"/>
        </w:tabs>
        <w:ind w:firstLine="0"/>
      </w:pPr>
      <w:r>
        <w:rPr>
          <w:noProof/>
        </w:rPr>
        <w:lastRenderedPageBreak/>
        <w:drawing>
          <wp:inline distT="0" distB="0" distL="0" distR="0" wp14:anchorId="403453B2" wp14:editId="327B9D18">
            <wp:extent cx="5760085" cy="3238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60085" cy="3238500"/>
                    </a:xfrm>
                    <a:prstGeom prst="rect">
                      <a:avLst/>
                    </a:prstGeom>
                    <a:ln/>
                  </pic:spPr>
                </pic:pic>
              </a:graphicData>
            </a:graphic>
          </wp:inline>
        </w:drawing>
      </w:r>
    </w:p>
    <w:p w14:paraId="3513AB30" w14:textId="77777777" w:rsidR="0080254B" w:rsidRDefault="0080254B">
      <w:pPr>
        <w:tabs>
          <w:tab w:val="left" w:pos="709"/>
        </w:tabs>
        <w:ind w:firstLine="0"/>
      </w:pPr>
    </w:p>
    <w:p w14:paraId="4E9B1CCA" w14:textId="77777777" w:rsidR="0080254B" w:rsidRDefault="0080254B">
      <w:pPr>
        <w:tabs>
          <w:tab w:val="left" w:pos="709"/>
        </w:tabs>
        <w:ind w:firstLine="0"/>
      </w:pPr>
    </w:p>
    <w:p w14:paraId="2FAC4EBF" w14:textId="77777777" w:rsidR="0080254B" w:rsidRDefault="0080254B">
      <w:pPr>
        <w:tabs>
          <w:tab w:val="left" w:pos="709"/>
        </w:tabs>
        <w:ind w:firstLine="0"/>
      </w:pPr>
    </w:p>
    <w:p w14:paraId="0055B54E" w14:textId="77777777" w:rsidR="0080254B" w:rsidRDefault="0080254B">
      <w:pPr>
        <w:tabs>
          <w:tab w:val="left" w:pos="709"/>
        </w:tabs>
        <w:ind w:firstLine="0"/>
      </w:pPr>
    </w:p>
    <w:p w14:paraId="7319227C" w14:textId="77777777" w:rsidR="0080254B" w:rsidRDefault="0080254B">
      <w:pPr>
        <w:tabs>
          <w:tab w:val="left" w:pos="709"/>
        </w:tabs>
        <w:ind w:firstLine="0"/>
      </w:pPr>
    </w:p>
    <w:p w14:paraId="264CF53F" w14:textId="77777777" w:rsidR="0080254B" w:rsidRDefault="0080254B">
      <w:pPr>
        <w:tabs>
          <w:tab w:val="left" w:pos="709"/>
        </w:tabs>
        <w:ind w:firstLine="0"/>
      </w:pPr>
    </w:p>
    <w:p w14:paraId="71694009" w14:textId="77777777" w:rsidR="0080254B" w:rsidRDefault="0080254B">
      <w:pPr>
        <w:tabs>
          <w:tab w:val="left" w:pos="709"/>
        </w:tabs>
        <w:ind w:firstLine="0"/>
      </w:pPr>
    </w:p>
    <w:p w14:paraId="6DCA846A" w14:textId="77777777" w:rsidR="0080254B" w:rsidRDefault="0080254B">
      <w:pPr>
        <w:tabs>
          <w:tab w:val="left" w:pos="709"/>
        </w:tabs>
        <w:ind w:firstLine="0"/>
      </w:pPr>
    </w:p>
    <w:p w14:paraId="0D46CD1F" w14:textId="77777777" w:rsidR="0080254B" w:rsidRDefault="0080254B">
      <w:pPr>
        <w:tabs>
          <w:tab w:val="left" w:pos="709"/>
        </w:tabs>
        <w:ind w:firstLine="0"/>
      </w:pPr>
    </w:p>
    <w:p w14:paraId="7037E66A" w14:textId="77777777" w:rsidR="0080254B" w:rsidRDefault="0080254B">
      <w:pPr>
        <w:tabs>
          <w:tab w:val="left" w:pos="709"/>
        </w:tabs>
        <w:ind w:firstLine="0"/>
      </w:pPr>
    </w:p>
    <w:p w14:paraId="2B8F6DA4" w14:textId="77777777" w:rsidR="0080254B" w:rsidRDefault="0080254B">
      <w:pPr>
        <w:tabs>
          <w:tab w:val="left" w:pos="709"/>
        </w:tabs>
        <w:ind w:firstLine="0"/>
      </w:pPr>
    </w:p>
    <w:p w14:paraId="386DED3E" w14:textId="77777777" w:rsidR="0080254B" w:rsidRDefault="0080254B">
      <w:pPr>
        <w:tabs>
          <w:tab w:val="left" w:pos="709"/>
        </w:tabs>
        <w:ind w:firstLine="0"/>
      </w:pPr>
    </w:p>
    <w:p w14:paraId="6C3333FE" w14:textId="77777777" w:rsidR="0080254B" w:rsidRDefault="0080254B">
      <w:pPr>
        <w:tabs>
          <w:tab w:val="left" w:pos="709"/>
        </w:tabs>
        <w:ind w:firstLine="0"/>
      </w:pPr>
    </w:p>
    <w:p w14:paraId="035E9AA0" w14:textId="77777777" w:rsidR="0080254B" w:rsidRDefault="0080254B">
      <w:pPr>
        <w:tabs>
          <w:tab w:val="left" w:pos="709"/>
        </w:tabs>
        <w:ind w:firstLine="0"/>
      </w:pPr>
    </w:p>
    <w:p w14:paraId="5F5EAFA2" w14:textId="77777777" w:rsidR="0080254B" w:rsidRDefault="0080254B">
      <w:pPr>
        <w:tabs>
          <w:tab w:val="left" w:pos="709"/>
        </w:tabs>
        <w:ind w:firstLine="0"/>
      </w:pPr>
    </w:p>
    <w:p w14:paraId="4E84CCF1" w14:textId="77777777" w:rsidR="0080254B" w:rsidRDefault="0080254B">
      <w:pPr>
        <w:tabs>
          <w:tab w:val="left" w:pos="709"/>
        </w:tabs>
        <w:ind w:firstLine="0"/>
      </w:pPr>
    </w:p>
    <w:p w14:paraId="57B71364" w14:textId="77777777" w:rsidR="0080254B" w:rsidRDefault="0080254B">
      <w:pPr>
        <w:tabs>
          <w:tab w:val="left" w:pos="709"/>
        </w:tabs>
        <w:ind w:firstLine="0"/>
      </w:pPr>
    </w:p>
    <w:p w14:paraId="256FB500" w14:textId="77777777" w:rsidR="0080254B" w:rsidRDefault="0080254B">
      <w:pPr>
        <w:tabs>
          <w:tab w:val="left" w:pos="709"/>
        </w:tabs>
        <w:ind w:firstLine="0"/>
      </w:pPr>
    </w:p>
    <w:p w14:paraId="497F9A64" w14:textId="77777777" w:rsidR="0080254B" w:rsidRDefault="0080254B">
      <w:pPr>
        <w:tabs>
          <w:tab w:val="left" w:pos="709"/>
        </w:tabs>
        <w:ind w:firstLine="0"/>
      </w:pPr>
    </w:p>
    <w:p w14:paraId="3F52BC8E" w14:textId="77777777" w:rsidR="0080254B" w:rsidRDefault="0080254B">
      <w:pPr>
        <w:tabs>
          <w:tab w:val="left" w:pos="709"/>
        </w:tabs>
        <w:ind w:firstLine="0"/>
      </w:pPr>
    </w:p>
    <w:p w14:paraId="64185F56" w14:textId="77777777" w:rsidR="0080254B" w:rsidRDefault="0080254B">
      <w:pPr>
        <w:tabs>
          <w:tab w:val="left" w:pos="709"/>
        </w:tabs>
        <w:ind w:firstLine="0"/>
      </w:pPr>
    </w:p>
    <w:p w14:paraId="160E5896" w14:textId="77777777" w:rsidR="0080254B" w:rsidRDefault="0080254B">
      <w:pPr>
        <w:tabs>
          <w:tab w:val="left" w:pos="709"/>
        </w:tabs>
        <w:ind w:firstLine="0"/>
      </w:pPr>
    </w:p>
    <w:p w14:paraId="3F692D03" w14:textId="77777777" w:rsidR="0080254B" w:rsidRDefault="0080254B">
      <w:pPr>
        <w:tabs>
          <w:tab w:val="left" w:pos="709"/>
        </w:tabs>
        <w:ind w:firstLine="0"/>
      </w:pPr>
    </w:p>
    <w:p w14:paraId="40F0A09C" w14:textId="77777777" w:rsidR="0080254B" w:rsidRDefault="0080254B">
      <w:pPr>
        <w:tabs>
          <w:tab w:val="left" w:pos="709"/>
        </w:tabs>
        <w:ind w:firstLine="0"/>
      </w:pPr>
    </w:p>
    <w:p w14:paraId="6A4E5650" w14:textId="77777777" w:rsidR="0080254B" w:rsidRDefault="0080254B">
      <w:pPr>
        <w:tabs>
          <w:tab w:val="left" w:pos="709"/>
        </w:tabs>
        <w:ind w:firstLine="0"/>
      </w:pPr>
    </w:p>
    <w:p w14:paraId="5A522C81" w14:textId="77777777" w:rsidR="0080254B" w:rsidRDefault="0080254B">
      <w:pPr>
        <w:tabs>
          <w:tab w:val="left" w:pos="709"/>
        </w:tabs>
        <w:ind w:firstLine="0"/>
      </w:pPr>
    </w:p>
    <w:p w14:paraId="1D822ADB" w14:textId="77777777" w:rsidR="0080254B" w:rsidRDefault="0080254B">
      <w:pPr>
        <w:tabs>
          <w:tab w:val="left" w:pos="709"/>
        </w:tabs>
        <w:ind w:firstLine="0"/>
      </w:pPr>
    </w:p>
    <w:p w14:paraId="25B2CCCE" w14:textId="77777777" w:rsidR="0080254B" w:rsidRDefault="0080254B">
      <w:pPr>
        <w:tabs>
          <w:tab w:val="left" w:pos="709"/>
        </w:tabs>
        <w:ind w:firstLine="0"/>
      </w:pPr>
    </w:p>
    <w:p w14:paraId="5767CBFB" w14:textId="77777777" w:rsidR="0080254B" w:rsidRDefault="0080254B">
      <w:pPr>
        <w:tabs>
          <w:tab w:val="left" w:pos="709"/>
        </w:tabs>
        <w:ind w:firstLine="0"/>
      </w:pPr>
    </w:p>
    <w:p w14:paraId="44095185" w14:textId="77777777" w:rsidR="0080254B" w:rsidRDefault="0080254B">
      <w:pPr>
        <w:tabs>
          <w:tab w:val="left" w:pos="709"/>
        </w:tabs>
        <w:ind w:firstLine="0"/>
      </w:pPr>
    </w:p>
    <w:p w14:paraId="34894664" w14:textId="77777777" w:rsidR="0080254B" w:rsidRDefault="0080254B">
      <w:pPr>
        <w:tabs>
          <w:tab w:val="left" w:pos="709"/>
        </w:tabs>
        <w:ind w:firstLine="0"/>
      </w:pPr>
    </w:p>
    <w:p w14:paraId="115E3376" w14:textId="77777777" w:rsidR="0080254B" w:rsidRDefault="0080254B">
      <w:pPr>
        <w:tabs>
          <w:tab w:val="left" w:pos="709"/>
        </w:tabs>
        <w:ind w:firstLine="0"/>
      </w:pPr>
    </w:p>
    <w:p w14:paraId="65E8F421" w14:textId="77777777" w:rsidR="0080254B" w:rsidRDefault="0080254B">
      <w:pPr>
        <w:tabs>
          <w:tab w:val="left" w:pos="709"/>
        </w:tabs>
        <w:ind w:firstLine="0"/>
      </w:pPr>
    </w:p>
    <w:p w14:paraId="34EA9405" w14:textId="77777777" w:rsidR="0080254B" w:rsidRDefault="0080254B">
      <w:pPr>
        <w:tabs>
          <w:tab w:val="left" w:pos="709"/>
        </w:tabs>
        <w:ind w:firstLine="0"/>
      </w:pPr>
    </w:p>
    <w:p w14:paraId="263D4B3A" w14:textId="77777777" w:rsidR="0080254B" w:rsidRDefault="0080254B">
      <w:pPr>
        <w:tabs>
          <w:tab w:val="left" w:pos="709"/>
        </w:tabs>
        <w:ind w:firstLine="0"/>
      </w:pPr>
    </w:p>
    <w:p w14:paraId="187BA785" w14:textId="77777777" w:rsidR="0080254B" w:rsidRDefault="0080254B">
      <w:pPr>
        <w:tabs>
          <w:tab w:val="left" w:pos="709"/>
        </w:tabs>
        <w:ind w:firstLine="0"/>
      </w:pPr>
    </w:p>
    <w:p w14:paraId="5AD65CAD" w14:textId="77777777" w:rsidR="0080254B" w:rsidRDefault="0080254B">
      <w:pPr>
        <w:tabs>
          <w:tab w:val="left" w:pos="709"/>
        </w:tabs>
        <w:ind w:firstLine="0"/>
      </w:pPr>
    </w:p>
    <w:p w14:paraId="6CAE3E00" w14:textId="77777777" w:rsidR="0080254B" w:rsidRDefault="0080254B">
      <w:pPr>
        <w:tabs>
          <w:tab w:val="left" w:pos="709"/>
        </w:tabs>
        <w:ind w:firstLine="0"/>
      </w:pPr>
    </w:p>
    <w:p w14:paraId="738D6814" w14:textId="77777777" w:rsidR="0080254B" w:rsidRDefault="0080254B">
      <w:pPr>
        <w:tabs>
          <w:tab w:val="left" w:pos="709"/>
        </w:tabs>
        <w:ind w:firstLine="0"/>
      </w:pPr>
    </w:p>
    <w:p w14:paraId="12DEBEA1" w14:textId="77777777" w:rsidR="0080254B" w:rsidRDefault="0080254B">
      <w:pPr>
        <w:tabs>
          <w:tab w:val="left" w:pos="709"/>
        </w:tabs>
        <w:ind w:firstLine="0"/>
      </w:pPr>
    </w:p>
    <w:p w14:paraId="0643E79B" w14:textId="77777777" w:rsidR="0080254B" w:rsidRDefault="0080254B">
      <w:pPr>
        <w:tabs>
          <w:tab w:val="left" w:pos="709"/>
        </w:tabs>
        <w:ind w:firstLine="0"/>
      </w:pPr>
    </w:p>
    <w:p w14:paraId="7618D2DD" w14:textId="77777777" w:rsidR="0080254B" w:rsidRDefault="0080254B">
      <w:pPr>
        <w:tabs>
          <w:tab w:val="left" w:pos="709"/>
        </w:tabs>
        <w:ind w:firstLine="0"/>
      </w:pPr>
    </w:p>
    <w:p w14:paraId="315E52E9" w14:textId="77777777" w:rsidR="0080254B" w:rsidRDefault="0080254B">
      <w:pPr>
        <w:tabs>
          <w:tab w:val="left" w:pos="709"/>
        </w:tabs>
        <w:ind w:firstLine="0"/>
      </w:pPr>
    </w:p>
    <w:p w14:paraId="0A9F7A68" w14:textId="77777777" w:rsidR="0080254B" w:rsidRDefault="0080254B">
      <w:pPr>
        <w:tabs>
          <w:tab w:val="left" w:pos="709"/>
        </w:tabs>
        <w:ind w:firstLine="0"/>
      </w:pPr>
    </w:p>
    <w:p w14:paraId="23279F61" w14:textId="77777777" w:rsidR="0080254B" w:rsidRDefault="0080254B">
      <w:pPr>
        <w:tabs>
          <w:tab w:val="left" w:pos="709"/>
        </w:tabs>
        <w:ind w:firstLine="0"/>
      </w:pPr>
    </w:p>
    <w:p w14:paraId="421A1D89" w14:textId="77777777" w:rsidR="0080254B" w:rsidRDefault="0080254B">
      <w:pPr>
        <w:tabs>
          <w:tab w:val="left" w:pos="709"/>
        </w:tabs>
        <w:ind w:firstLine="0"/>
      </w:pPr>
    </w:p>
    <w:p w14:paraId="7EEBEDAD" w14:textId="77777777" w:rsidR="0080254B" w:rsidRDefault="001303C1">
      <w:pPr>
        <w:pStyle w:val="Ttulo1"/>
        <w:numPr>
          <w:ilvl w:val="0"/>
          <w:numId w:val="1"/>
        </w:numPr>
        <w:spacing w:line="360" w:lineRule="auto"/>
        <w:ind w:left="0" w:firstLine="0"/>
      </w:pPr>
      <w:bookmarkStart w:id="49" w:name="_qsh70q" w:colFirst="0" w:colLast="0"/>
      <w:bookmarkEnd w:id="49"/>
      <w:r>
        <w:lastRenderedPageBreak/>
        <w:t xml:space="preserve"> Conclusão</w:t>
      </w:r>
    </w:p>
    <w:p w14:paraId="3C0A0F0B" w14:textId="77777777" w:rsidR="0080254B" w:rsidRDefault="0080254B">
      <w:pPr>
        <w:spacing w:line="360" w:lineRule="auto"/>
        <w:ind w:left="709" w:firstLine="0"/>
      </w:pPr>
      <w:bookmarkStart w:id="50" w:name="_3as4poj" w:colFirst="0" w:colLast="0"/>
      <w:bookmarkEnd w:id="50"/>
    </w:p>
    <w:p w14:paraId="68EFE2F3" w14:textId="77777777" w:rsidR="0080254B" w:rsidRDefault="0080254B">
      <w:pPr>
        <w:ind w:left="709" w:firstLine="0"/>
      </w:pPr>
    </w:p>
    <w:p w14:paraId="55E268D5" w14:textId="77777777" w:rsidR="0080254B" w:rsidRDefault="001303C1">
      <w:pPr>
        <w:pStyle w:val="Ttulo1"/>
        <w:numPr>
          <w:ilvl w:val="0"/>
          <w:numId w:val="1"/>
        </w:numPr>
        <w:ind w:left="0" w:firstLine="0"/>
      </w:pPr>
      <w:bookmarkStart w:id="51" w:name="_1pxezwc" w:colFirst="0" w:colLast="0"/>
      <w:bookmarkEnd w:id="51"/>
      <w:r>
        <w:lastRenderedPageBreak/>
        <w:t>REFERÊNCIAS</w:t>
      </w:r>
    </w:p>
    <w:p w14:paraId="69DC8413" w14:textId="77777777" w:rsidR="0080254B" w:rsidRDefault="0080254B">
      <w:pPr>
        <w:pBdr>
          <w:top w:val="nil"/>
          <w:left w:val="nil"/>
          <w:bottom w:val="nil"/>
          <w:right w:val="nil"/>
          <w:between w:val="nil"/>
        </w:pBdr>
        <w:spacing w:line="360" w:lineRule="auto"/>
        <w:ind w:firstLine="0"/>
        <w:jc w:val="left"/>
        <w:rPr>
          <w:color w:val="000000"/>
          <w:sz w:val="22"/>
          <w:szCs w:val="22"/>
        </w:rPr>
      </w:pPr>
    </w:p>
    <w:p w14:paraId="4BC3BECB" w14:textId="77777777" w:rsidR="0080254B" w:rsidRDefault="0080254B">
      <w:pPr>
        <w:pBdr>
          <w:top w:val="nil"/>
          <w:left w:val="nil"/>
          <w:bottom w:val="nil"/>
          <w:right w:val="nil"/>
          <w:between w:val="nil"/>
        </w:pBdr>
        <w:spacing w:after="240" w:line="240" w:lineRule="auto"/>
        <w:ind w:firstLine="0"/>
        <w:jc w:val="center"/>
        <w:rPr>
          <w:color w:val="000000"/>
          <w:sz w:val="22"/>
          <w:szCs w:val="22"/>
        </w:rPr>
      </w:pPr>
      <w:bookmarkStart w:id="52" w:name="_49x2ik5" w:colFirst="0" w:colLast="0"/>
      <w:bookmarkEnd w:id="52"/>
    </w:p>
    <w:sectPr w:rsidR="0080254B">
      <w:headerReference w:type="default" r:id="rId25"/>
      <w:footerReference w:type="default" r:id="rId26"/>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parecida.silva.ferreira@escola.pr.gov.br" w:date="2023-05-17T23:40:00Z" w:initials="">
    <w:p w14:paraId="681608C0" w14:textId="77777777" w:rsidR="0080254B" w:rsidRDefault="001303C1">
      <w:pPr>
        <w:pBdr>
          <w:top w:val="nil"/>
          <w:left w:val="nil"/>
          <w:bottom w:val="nil"/>
          <w:right w:val="nil"/>
          <w:between w:val="nil"/>
        </w:pBdr>
        <w:spacing w:line="240" w:lineRule="auto"/>
        <w:ind w:firstLine="0"/>
        <w:jc w:val="left"/>
        <w:rPr>
          <w:color w:val="000000"/>
          <w:sz w:val="22"/>
          <w:szCs w:val="22"/>
        </w:rPr>
      </w:pPr>
      <w:r>
        <w:rPr>
          <w:color w:val="000000"/>
          <w:sz w:val="22"/>
          <w:szCs w:val="22"/>
        </w:rPr>
        <w:t>referencias</w:t>
      </w:r>
    </w:p>
  </w:comment>
  <w:comment w:id="33" w:author="Aparecida" w:date="2023-08-01T17:59:00Z" w:initials="A">
    <w:p w14:paraId="1D52B768" w14:textId="38A6807F" w:rsidR="00BA256C" w:rsidRDefault="00BA256C">
      <w:pPr>
        <w:pStyle w:val="Textodecomentrio"/>
      </w:pPr>
      <w:r>
        <w:rPr>
          <w:rStyle w:val="Refdecomentrio"/>
        </w:rPr>
        <w:annotationRef/>
      </w:r>
      <w:proofErr w:type="gramStart"/>
      <w:r>
        <w:t>Esta</w:t>
      </w:r>
      <w:proofErr w:type="gramEnd"/>
      <w:r>
        <w:t xml:space="preserve"> ERRADO .</w:t>
      </w:r>
    </w:p>
  </w:comment>
  <w:comment w:id="35" w:author="Aparecida" w:date="2023-08-01T18:01:00Z" w:initials="A">
    <w:p w14:paraId="11E9A3A8" w14:textId="6076068E" w:rsidR="00BA256C" w:rsidRDefault="00BA256C">
      <w:pPr>
        <w:pStyle w:val="Textodecomentrio"/>
      </w:pPr>
      <w:r>
        <w:rPr>
          <w:rStyle w:val="Refdecomentrio"/>
        </w:rPr>
        <w:annotationRef/>
      </w:r>
      <w:r>
        <w:t>MODELO LÓGICO</w:t>
      </w:r>
    </w:p>
  </w:comment>
  <w:comment w:id="37" w:author="Aparecida" w:date="2023-08-01T18:02:00Z" w:initials="A">
    <w:p w14:paraId="37C1D7B7" w14:textId="1309EEF4" w:rsidR="00BA256C" w:rsidRDefault="00BA256C">
      <w:pPr>
        <w:pStyle w:val="Textodecomentrio"/>
      </w:pPr>
      <w:r>
        <w:rPr>
          <w:rStyle w:val="Refdecomentrio"/>
        </w:rPr>
        <w:annotationRef/>
      </w:r>
      <w:r>
        <w:t>FALTA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1608C0" w15:done="1"/>
  <w15:commentEx w15:paraId="1D52B768" w15:done="0"/>
  <w15:commentEx w15:paraId="11E9A3A8" w15:done="0"/>
  <w15:commentEx w15:paraId="37C1D7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3C68F" w16cex:dateUtc="2023-08-01T20:59:00Z"/>
  <w16cex:commentExtensible w16cex:durableId="2873C701" w16cex:dateUtc="2023-08-01T21:01:00Z"/>
  <w16cex:commentExtensible w16cex:durableId="2873C72A" w16cex:dateUtc="2023-08-01T2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1608C0" w16cid:durableId="2873C592"/>
  <w16cid:commentId w16cid:paraId="1D52B768" w16cid:durableId="2873C68F"/>
  <w16cid:commentId w16cid:paraId="11E9A3A8" w16cid:durableId="2873C701"/>
  <w16cid:commentId w16cid:paraId="37C1D7B7" w16cid:durableId="2873C7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072B1" w14:textId="77777777" w:rsidR="00516DF8" w:rsidRDefault="00516DF8">
      <w:pPr>
        <w:spacing w:line="240" w:lineRule="auto"/>
      </w:pPr>
      <w:r>
        <w:separator/>
      </w:r>
    </w:p>
  </w:endnote>
  <w:endnote w:type="continuationSeparator" w:id="0">
    <w:p w14:paraId="178BC223" w14:textId="77777777" w:rsidR="00516DF8" w:rsidRDefault="00516D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9FF9A" w14:textId="77777777" w:rsidR="0080254B" w:rsidRDefault="0080254B">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BE1B6" w14:textId="77777777" w:rsidR="00516DF8" w:rsidRDefault="00516DF8">
      <w:pPr>
        <w:spacing w:line="240" w:lineRule="auto"/>
      </w:pPr>
      <w:r>
        <w:separator/>
      </w:r>
    </w:p>
  </w:footnote>
  <w:footnote w:type="continuationSeparator" w:id="0">
    <w:p w14:paraId="64AC1E93" w14:textId="77777777" w:rsidR="00516DF8" w:rsidRDefault="00516DF8">
      <w:pPr>
        <w:spacing w:line="240" w:lineRule="auto"/>
      </w:pPr>
      <w:r>
        <w:continuationSeparator/>
      </w:r>
    </w:p>
  </w:footnote>
  <w:footnote w:id="1">
    <w:p w14:paraId="40D40E51" w14:textId="77777777" w:rsidR="0080254B" w:rsidRDefault="001303C1">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2236239A" w14:textId="77777777" w:rsidR="0080254B" w:rsidRDefault="001303C1">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14:paraId="12008D2F" w14:textId="77777777" w:rsidR="0080254B" w:rsidRDefault="0080254B">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369" w14:textId="77777777" w:rsidR="0080254B" w:rsidRDefault="001303C1">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A41142">
      <w:rPr>
        <w:rFonts w:ascii="Times New Roman" w:eastAsia="Times New Roman" w:hAnsi="Times New Roman" w:cs="Times New Roman"/>
        <w:noProof/>
        <w:color w:val="000000"/>
      </w:rPr>
      <w:t>17</w:t>
    </w:r>
    <w:r>
      <w:rPr>
        <w:rFonts w:ascii="Times New Roman" w:eastAsia="Times New Roman" w:hAnsi="Times New Roman" w:cs="Times New Roman"/>
        <w:color w:val="000000"/>
      </w:rPr>
      <w:fldChar w:fldCharType="end"/>
    </w:r>
  </w:p>
  <w:p w14:paraId="04EB3AC8" w14:textId="77777777" w:rsidR="0080254B" w:rsidRDefault="0080254B">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4EC3"/>
    <w:multiLevelType w:val="multilevel"/>
    <w:tmpl w:val="B8A29AB6"/>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653859A7"/>
    <w:multiLevelType w:val="multilevel"/>
    <w:tmpl w:val="6656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D9379CA"/>
    <w:multiLevelType w:val="multilevel"/>
    <w:tmpl w:val="0B309782"/>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3" w15:restartNumberingAfterBreak="0">
    <w:nsid w:val="74C736D1"/>
    <w:multiLevelType w:val="multilevel"/>
    <w:tmpl w:val="75D4B45E"/>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parecida.silva.ferreira@escola.pr.gov.br">
    <w15:presenceInfo w15:providerId="Windows Live" w15:userId="8648447ed7f286e0"/>
  </w15:person>
  <w15:person w15:author="Administrador">
    <w15:presenceInfo w15:providerId="None" w15:userId="Administrador"/>
  </w15:person>
  <w15:person w15:author="Aparecid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54B"/>
    <w:rsid w:val="00061466"/>
    <w:rsid w:val="001303C1"/>
    <w:rsid w:val="002514B4"/>
    <w:rsid w:val="00516DF8"/>
    <w:rsid w:val="006447EF"/>
    <w:rsid w:val="00655632"/>
    <w:rsid w:val="006A010F"/>
    <w:rsid w:val="0080254B"/>
    <w:rsid w:val="00A41142"/>
    <w:rsid w:val="00BA25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1CBA7"/>
  <w15:docId w15:val="{567A8EC5-1867-4898-9AC1-BC4682A4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pPr>
      <w:keepNext/>
      <w:tabs>
        <w:tab w:val="left" w:pos="0"/>
      </w:tabs>
      <w:spacing w:before="120" w:after="120" w:line="360" w:lineRule="auto"/>
      <w:ind w:left="578" w:hanging="578"/>
      <w:outlineLvl w:val="1"/>
    </w:pPr>
    <w:rPr>
      <w:b/>
    </w:rPr>
  </w:style>
  <w:style w:type="paragraph" w:styleId="Ttulo3">
    <w:name w:val="heading 3"/>
    <w:basedOn w:val="Normal"/>
    <w:next w:val="Normal"/>
    <w:pPr>
      <w:keepNext/>
      <w:tabs>
        <w:tab w:val="left" w:pos="709"/>
      </w:tabs>
      <w:spacing w:before="240" w:after="240"/>
      <w:ind w:left="720" w:hanging="720"/>
      <w:outlineLvl w:val="2"/>
    </w:pPr>
  </w:style>
  <w:style w:type="paragraph" w:styleId="Ttulo4">
    <w:name w:val="heading 4"/>
    <w:basedOn w:val="Normal"/>
    <w:next w:val="Normal"/>
    <w:pPr>
      <w:keepNext/>
      <w:tabs>
        <w:tab w:val="left" w:pos="0"/>
      </w:tabs>
      <w:spacing w:before="240" w:after="60"/>
      <w:ind w:left="864" w:hanging="864"/>
      <w:outlineLvl w:val="3"/>
    </w:pPr>
  </w:style>
  <w:style w:type="paragraph" w:styleId="Ttulo5">
    <w:name w:val="heading 5"/>
    <w:basedOn w:val="Normal"/>
    <w:next w:val="Normal"/>
    <w:pPr>
      <w:keepNext/>
      <w:tabs>
        <w:tab w:val="left" w:pos="0"/>
      </w:tabs>
      <w:ind w:left="1008" w:hanging="1008"/>
      <w:outlineLvl w:val="4"/>
    </w:pPr>
    <w:rPr>
      <w:b/>
      <w:color w:val="FF0000"/>
    </w:rPr>
  </w:style>
  <w:style w:type="paragraph" w:styleId="Ttulo6">
    <w:name w:val="heading 6"/>
    <w:basedOn w:val="Normal"/>
    <w:next w:val="Normal"/>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4114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41142"/>
    <w:rPr>
      <w:rFonts w:ascii="Segoe UI" w:hAnsi="Segoe UI" w:cs="Segoe UI"/>
      <w:sz w:val="18"/>
      <w:szCs w:val="18"/>
    </w:rPr>
  </w:style>
  <w:style w:type="paragraph" w:styleId="PargrafodaLista">
    <w:name w:val="List Paragraph"/>
    <w:basedOn w:val="Normal"/>
    <w:uiPriority w:val="34"/>
    <w:qFormat/>
    <w:rsid w:val="00A41142"/>
    <w:pPr>
      <w:ind w:left="720"/>
      <w:contextualSpacing/>
    </w:pPr>
  </w:style>
  <w:style w:type="paragraph" w:styleId="Reviso">
    <w:name w:val="Revision"/>
    <w:hidden/>
    <w:uiPriority w:val="99"/>
    <w:semiHidden/>
    <w:rsid w:val="00BA256C"/>
    <w:pPr>
      <w:widowControl/>
      <w:spacing w:line="240" w:lineRule="auto"/>
      <w:ind w:firstLine="0"/>
      <w:jc w:val="left"/>
    </w:pPr>
  </w:style>
  <w:style w:type="paragraph" w:styleId="Assuntodocomentrio">
    <w:name w:val="annotation subject"/>
    <w:basedOn w:val="Textodecomentrio"/>
    <w:next w:val="Textodecomentrio"/>
    <w:link w:val="AssuntodocomentrioChar"/>
    <w:uiPriority w:val="99"/>
    <w:semiHidden/>
    <w:unhideWhenUsed/>
    <w:rsid w:val="00BA256C"/>
    <w:rPr>
      <w:b/>
      <w:bCs/>
    </w:rPr>
  </w:style>
  <w:style w:type="character" w:customStyle="1" w:styleId="AssuntodocomentrioChar">
    <w:name w:val="Assunto do comentário Char"/>
    <w:basedOn w:val="TextodecomentrioChar"/>
    <w:link w:val="Assuntodocomentrio"/>
    <w:uiPriority w:val="99"/>
    <w:semiHidden/>
    <w:rsid w:val="00BA256C"/>
    <w:rPr>
      <w:b/>
      <w:bCs/>
      <w:sz w:val="20"/>
      <w:szCs w:val="20"/>
    </w:rPr>
  </w:style>
  <w:style w:type="paragraph" w:styleId="NormalWeb">
    <w:name w:val="Normal (Web)"/>
    <w:basedOn w:val="Normal"/>
    <w:uiPriority w:val="99"/>
    <w:semiHidden/>
    <w:unhideWhenUsed/>
    <w:rsid w:val="006447EF"/>
    <w:pPr>
      <w:widowControl/>
      <w:spacing w:before="100" w:beforeAutospacing="1" w:after="100" w:afterAutospacing="1" w:line="240" w:lineRule="auto"/>
      <w:ind w:firstLine="0"/>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705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cdn.novo.qedu.org.br/escola/41071026-carmelo-perrone-c-e-pe-ef-m-profis"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25</Pages>
  <Words>2052</Words>
  <Characters>11081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Administrador</cp:lastModifiedBy>
  <cp:revision>3</cp:revision>
  <dcterms:created xsi:type="dcterms:W3CDTF">2023-08-01T21:03:00Z</dcterms:created>
  <dcterms:modified xsi:type="dcterms:W3CDTF">2023-09-29T22:06:00Z</dcterms:modified>
</cp:coreProperties>
</file>